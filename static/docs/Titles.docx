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2197" w14:textId="77777777" w:rsidR="00381F27" w:rsidRDefault="00381F27" w:rsidP="00381F27">
      <w:pPr>
        <w:spacing w:after="0" w:line="240" w:lineRule="auto"/>
        <w:rPr>
          <w:ins w:id="0" w:author="kathy belcher" w:date="2024-10-21T10:16:00Z" w16du:dateUtc="2024-10-21T14:16:00Z"/>
          <w:noProof/>
        </w:rPr>
      </w:pPr>
    </w:p>
    <w:p w14:paraId="09635FB9" w14:textId="7A80F867" w:rsidR="00381F27" w:rsidRDefault="00381F27" w:rsidP="00381F27">
      <w:pPr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7BE8E9" wp14:editId="23A32E5A">
            <wp:simplePos x="0" y="0"/>
            <wp:positionH relativeFrom="column">
              <wp:posOffset>-86360</wp:posOffset>
            </wp:positionH>
            <wp:positionV relativeFrom="paragraph">
              <wp:posOffset>192405</wp:posOffset>
            </wp:positionV>
            <wp:extent cx="1362075" cy="1329690"/>
            <wp:effectExtent l="0" t="0" r="9525" b="0"/>
            <wp:wrapSquare wrapText="bothSides"/>
            <wp:docPr id="222089165" name="Picture 1" descr="A painting of a body of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89165" name="Picture 1" descr="A painting of a body of wa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BE2B8" w14:textId="00ADF7BD" w:rsidR="00381F27" w:rsidRDefault="00381F27" w:rsidP="00381F27">
      <w:pPr>
        <w:spacing w:after="0" w:line="240" w:lineRule="auto"/>
        <w:rPr>
          <w:noProof/>
        </w:rPr>
      </w:pPr>
      <w:r w:rsidRPr="00546403">
        <w:t xml:space="preserve"> </w:t>
      </w:r>
      <w:r w:rsidR="00E6233C">
        <w:rPr>
          <w:b/>
          <w:bCs/>
          <w:noProof/>
        </w:rPr>
        <w:t>Meadow Meets the Blue</w:t>
      </w:r>
      <w:r w:rsidRPr="00D02BB2">
        <w:rPr>
          <w:b/>
          <w:bCs/>
          <w:noProof/>
        </w:rPr>
        <w:t xml:space="preserve"> 2</w:t>
      </w:r>
      <w:r>
        <w:rPr>
          <w:b/>
          <w:bCs/>
          <w:noProof/>
        </w:rPr>
        <w:t>4</w:t>
      </w:r>
      <w:r w:rsidRPr="00D02BB2">
        <w:rPr>
          <w:b/>
          <w:bCs/>
          <w:noProof/>
        </w:rPr>
        <w:t>x2</w:t>
      </w:r>
      <w:r>
        <w:rPr>
          <w:b/>
          <w:bCs/>
          <w:noProof/>
        </w:rPr>
        <w:t>4</w:t>
      </w:r>
      <w:r w:rsidRPr="00D02BB2">
        <w:rPr>
          <w:b/>
          <w:bCs/>
          <w:noProof/>
        </w:rPr>
        <w:t xml:space="preserve"> </w:t>
      </w:r>
    </w:p>
    <w:p w14:paraId="708E1707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7B640428" w14:textId="4C45CD43" w:rsidR="00381F27" w:rsidRDefault="00381F27" w:rsidP="00381F27">
      <w:pPr>
        <w:pStyle w:val="NormalWeb"/>
        <w:spacing w:before="0" w:beforeAutospacing="0" w:after="0" w:afterAutospacing="0"/>
      </w:pPr>
    </w:p>
    <w:p w14:paraId="782FDD2D" w14:textId="4D430AAA" w:rsidR="00381F27" w:rsidRDefault="00381F27" w:rsidP="00381F27">
      <w:pPr>
        <w:pStyle w:val="NormalWeb"/>
        <w:spacing w:before="0" w:beforeAutospacing="0" w:after="0" w:afterAutospacing="0"/>
      </w:pPr>
    </w:p>
    <w:p w14:paraId="1B489DA2" w14:textId="77777777" w:rsidR="00FB1592" w:rsidRDefault="00FB1592" w:rsidP="00381F27">
      <w:pPr>
        <w:pStyle w:val="NormalWeb"/>
        <w:spacing w:before="0" w:beforeAutospacing="0" w:after="0" w:afterAutospacing="0"/>
      </w:pPr>
    </w:p>
    <w:p w14:paraId="224AFFC3" w14:textId="77777777" w:rsidR="00FB1592" w:rsidRDefault="00FB1592" w:rsidP="00381F27">
      <w:pPr>
        <w:pStyle w:val="NormalWeb"/>
        <w:spacing w:before="0" w:beforeAutospacing="0" w:after="0" w:afterAutospacing="0"/>
      </w:pPr>
    </w:p>
    <w:p w14:paraId="43970D83" w14:textId="77777777" w:rsidR="00FB1592" w:rsidRDefault="00FB1592" w:rsidP="00381F27">
      <w:pPr>
        <w:pStyle w:val="NormalWeb"/>
        <w:spacing w:before="0" w:beforeAutospacing="0" w:after="0" w:afterAutospacing="0"/>
      </w:pPr>
    </w:p>
    <w:p w14:paraId="77171458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498BDC7E" w14:textId="48A029F6" w:rsidR="00381F27" w:rsidRDefault="00381F27" w:rsidP="00381F27">
      <w:pPr>
        <w:pStyle w:val="NormalWeb"/>
        <w:spacing w:before="0" w:beforeAutospacing="0" w:after="0" w:afterAutospacing="0"/>
      </w:pPr>
    </w:p>
    <w:p w14:paraId="50699B0B" w14:textId="25AC2B82" w:rsidR="00381F27" w:rsidRDefault="00FB1592" w:rsidP="00381F27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1CF12B2E" wp14:editId="78FA1033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1600200" cy="1094507"/>
            <wp:effectExtent l="0" t="0" r="0" b="0"/>
            <wp:wrapTight wrapText="bothSides">
              <wp:wrapPolygon edited="0">
                <wp:start x="0" y="0"/>
                <wp:lineTo x="0" y="21061"/>
                <wp:lineTo x="21343" y="21061"/>
                <wp:lineTo x="21343" y="0"/>
                <wp:lineTo x="0" y="0"/>
              </wp:wrapPolygon>
            </wp:wrapTight>
            <wp:docPr id="207124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9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Stillness at Daybreak</w:t>
      </w:r>
    </w:p>
    <w:p w14:paraId="54712740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1616504C" w14:textId="2E1A329D" w:rsidR="00381F27" w:rsidRDefault="00381F27" w:rsidP="00381F27">
      <w:pPr>
        <w:pStyle w:val="NormalWeb"/>
        <w:spacing w:before="0" w:beforeAutospacing="0" w:after="0" w:afterAutospacing="0"/>
      </w:pPr>
      <w:r>
        <w:t xml:space="preserve"> </w:t>
      </w:r>
    </w:p>
    <w:p w14:paraId="3378A439" w14:textId="77777777" w:rsidR="00FB1592" w:rsidRDefault="00FB1592" w:rsidP="00381F27">
      <w:pPr>
        <w:pStyle w:val="NormalWeb"/>
        <w:spacing w:before="0" w:beforeAutospacing="0" w:after="0" w:afterAutospacing="0"/>
      </w:pPr>
    </w:p>
    <w:p w14:paraId="7144B5CD" w14:textId="300A512C" w:rsidR="00FB1592" w:rsidRDefault="00FB1592" w:rsidP="00381F27">
      <w:pPr>
        <w:pStyle w:val="NormalWeb"/>
        <w:spacing w:before="0" w:beforeAutospacing="0" w:after="0" w:afterAutospacing="0"/>
      </w:pPr>
    </w:p>
    <w:p w14:paraId="05CF3392" w14:textId="46B174E5" w:rsidR="00FB1592" w:rsidRDefault="00FB1592" w:rsidP="00381F27">
      <w:pPr>
        <w:pStyle w:val="NormalWeb"/>
        <w:spacing w:before="0" w:beforeAutospacing="0" w:after="0" w:afterAutospacing="0"/>
      </w:pPr>
    </w:p>
    <w:p w14:paraId="2FD70236" w14:textId="642DB3E1" w:rsidR="00E31937" w:rsidRDefault="00E31937" w:rsidP="00381F27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1294ABBA" wp14:editId="1AA5F2C0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1362062" cy="1323975"/>
            <wp:effectExtent l="0" t="0" r="0" b="0"/>
            <wp:wrapTight wrapText="bothSides">
              <wp:wrapPolygon edited="0">
                <wp:start x="0" y="0"/>
                <wp:lineTo x="0" y="21134"/>
                <wp:lineTo x="21157" y="21134"/>
                <wp:lineTo x="21157" y="0"/>
                <wp:lineTo x="0" y="0"/>
              </wp:wrapPolygon>
            </wp:wrapTight>
            <wp:docPr id="1547938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62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D6A6B3" w14:textId="41C0C081" w:rsidR="00E31937" w:rsidRDefault="00E31937" w:rsidP="00381F27">
      <w:pPr>
        <w:pStyle w:val="NormalWeb"/>
        <w:spacing w:before="0" w:beforeAutospacing="0" w:after="0" w:afterAutospacing="0"/>
      </w:pPr>
      <w:r>
        <w:t>Evening Reflections 18x18</w:t>
      </w:r>
    </w:p>
    <w:p w14:paraId="0110B584" w14:textId="77777777" w:rsidR="00E31937" w:rsidRDefault="00E31937" w:rsidP="00381F27">
      <w:pPr>
        <w:pStyle w:val="NormalWeb"/>
        <w:spacing w:before="0" w:beforeAutospacing="0" w:after="0" w:afterAutospacing="0"/>
      </w:pPr>
    </w:p>
    <w:p w14:paraId="7E9A9D40" w14:textId="77777777" w:rsidR="00E31937" w:rsidRDefault="00E31937" w:rsidP="00381F27">
      <w:pPr>
        <w:pStyle w:val="NormalWeb"/>
        <w:spacing w:before="0" w:beforeAutospacing="0" w:after="0" w:afterAutospacing="0"/>
      </w:pPr>
    </w:p>
    <w:p w14:paraId="7EC0403A" w14:textId="77777777" w:rsidR="00E31937" w:rsidRDefault="00E31937" w:rsidP="00381F27">
      <w:pPr>
        <w:pStyle w:val="NormalWeb"/>
        <w:spacing w:before="0" w:beforeAutospacing="0" w:after="0" w:afterAutospacing="0"/>
      </w:pPr>
    </w:p>
    <w:p w14:paraId="5D8806BA" w14:textId="77777777" w:rsidR="00E31937" w:rsidRDefault="00E31937" w:rsidP="00381F27">
      <w:pPr>
        <w:pStyle w:val="NormalWeb"/>
        <w:spacing w:before="0" w:beforeAutospacing="0" w:after="0" w:afterAutospacing="0"/>
      </w:pPr>
    </w:p>
    <w:p w14:paraId="5AE61553" w14:textId="5F26735E" w:rsidR="00E31937" w:rsidRDefault="00E31937" w:rsidP="00381F27">
      <w:pPr>
        <w:pStyle w:val="NormalWeb"/>
        <w:spacing w:before="0" w:beforeAutospacing="0" w:after="0" w:afterAutospacing="0"/>
      </w:pPr>
    </w:p>
    <w:p w14:paraId="3AF1A85B" w14:textId="76BDA346" w:rsidR="00C357BB" w:rsidRDefault="00C357BB" w:rsidP="00381F27">
      <w:pPr>
        <w:pStyle w:val="NormalWeb"/>
        <w:spacing w:before="0" w:beforeAutospacing="0" w:after="0" w:afterAutospacing="0"/>
      </w:pPr>
    </w:p>
    <w:p w14:paraId="0BBFB7A9" w14:textId="77777777" w:rsidR="00722B47" w:rsidRDefault="00722B47" w:rsidP="00381F27">
      <w:pPr>
        <w:pStyle w:val="NormalWeb"/>
        <w:spacing w:before="0" w:beforeAutospacing="0" w:after="0" w:afterAutospacing="0"/>
      </w:pPr>
    </w:p>
    <w:p w14:paraId="0D3DB1AA" w14:textId="032FC1E7" w:rsidR="00722B47" w:rsidRDefault="00E76D54" w:rsidP="00381F27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05358C38" wp14:editId="5A2E7EE0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1104900" cy="1401893"/>
            <wp:effectExtent l="0" t="0" r="0" b="8255"/>
            <wp:wrapTight wrapText="bothSides">
              <wp:wrapPolygon edited="0">
                <wp:start x="0" y="0"/>
                <wp:lineTo x="0" y="21434"/>
                <wp:lineTo x="21228" y="21434"/>
                <wp:lineTo x="21228" y="0"/>
                <wp:lineTo x="0" y="0"/>
              </wp:wrapPolygon>
            </wp:wrapTight>
            <wp:docPr id="1173202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40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You Are My Sunshine 20x16</w:t>
      </w:r>
    </w:p>
    <w:p w14:paraId="05028A5C" w14:textId="77777777" w:rsidR="00E76D54" w:rsidRDefault="00E76D54" w:rsidP="00381F27">
      <w:pPr>
        <w:pStyle w:val="NormalWeb"/>
        <w:spacing w:before="0" w:beforeAutospacing="0" w:after="0" w:afterAutospacing="0"/>
      </w:pPr>
    </w:p>
    <w:p w14:paraId="25114682" w14:textId="77777777" w:rsidR="00E76D54" w:rsidRDefault="00E76D54" w:rsidP="00381F27">
      <w:pPr>
        <w:pStyle w:val="NormalWeb"/>
        <w:spacing w:before="0" w:beforeAutospacing="0" w:after="0" w:afterAutospacing="0"/>
      </w:pPr>
    </w:p>
    <w:p w14:paraId="53C7A198" w14:textId="77777777" w:rsidR="00E76D54" w:rsidRDefault="00E76D54" w:rsidP="00381F27">
      <w:pPr>
        <w:pStyle w:val="NormalWeb"/>
        <w:spacing w:before="0" w:beforeAutospacing="0" w:after="0" w:afterAutospacing="0"/>
      </w:pPr>
    </w:p>
    <w:p w14:paraId="0A66ECC7" w14:textId="77777777" w:rsidR="00E76D54" w:rsidRDefault="00E76D54" w:rsidP="00381F27">
      <w:pPr>
        <w:pStyle w:val="NormalWeb"/>
        <w:spacing w:before="0" w:beforeAutospacing="0" w:after="0" w:afterAutospacing="0"/>
      </w:pPr>
    </w:p>
    <w:p w14:paraId="06AA9A1E" w14:textId="77777777" w:rsidR="00E76D54" w:rsidRDefault="00E76D54" w:rsidP="00381F27">
      <w:pPr>
        <w:pStyle w:val="NormalWeb"/>
        <w:spacing w:before="0" w:beforeAutospacing="0" w:after="0" w:afterAutospacing="0"/>
      </w:pPr>
    </w:p>
    <w:p w14:paraId="1514B569" w14:textId="77777777" w:rsidR="00E76D54" w:rsidRDefault="00E76D54" w:rsidP="00381F27">
      <w:pPr>
        <w:pStyle w:val="NormalWeb"/>
        <w:spacing w:before="0" w:beforeAutospacing="0" w:after="0" w:afterAutospacing="0"/>
      </w:pPr>
    </w:p>
    <w:p w14:paraId="0713CD6B" w14:textId="77777777" w:rsidR="00E05B66" w:rsidRDefault="00E05B66" w:rsidP="00381F27">
      <w:pPr>
        <w:pStyle w:val="NormalWeb"/>
        <w:spacing w:before="0" w:beforeAutospacing="0" w:after="0" w:afterAutospacing="0"/>
      </w:pPr>
    </w:p>
    <w:p w14:paraId="5B3FE782" w14:textId="77777777" w:rsidR="00E05B66" w:rsidRDefault="00E05B66" w:rsidP="00381F27">
      <w:pPr>
        <w:pStyle w:val="NormalWeb"/>
        <w:spacing w:before="0" w:beforeAutospacing="0" w:after="0" w:afterAutospacing="0"/>
      </w:pPr>
    </w:p>
    <w:p w14:paraId="6F17F2DA" w14:textId="2B33D616" w:rsidR="00E05B66" w:rsidRDefault="00E05B66" w:rsidP="00381F27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19BFCB93" wp14:editId="2EB60D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39349" cy="1190625"/>
            <wp:effectExtent l="0" t="0" r="0" b="0"/>
            <wp:wrapTight wrapText="bothSides">
              <wp:wrapPolygon edited="0">
                <wp:start x="0" y="0"/>
                <wp:lineTo x="0" y="21082"/>
                <wp:lineTo x="21030" y="21082"/>
                <wp:lineTo x="21030" y="0"/>
                <wp:lineTo x="0" y="0"/>
              </wp:wrapPolygon>
            </wp:wrapTight>
            <wp:docPr id="762817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349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701915" w14:textId="437D0859" w:rsidR="00FB1592" w:rsidRDefault="00F22B5D" w:rsidP="00381F27">
      <w:pPr>
        <w:pStyle w:val="NormalWeb"/>
        <w:spacing w:before="0" w:beforeAutospacing="0" w:after="0" w:afterAutospacing="0"/>
      </w:pPr>
      <w:r>
        <w:t xml:space="preserve">Peace Be </w:t>
      </w:r>
      <w:proofErr w:type="gramStart"/>
      <w:r>
        <w:t>With</w:t>
      </w:r>
      <w:proofErr w:type="gramEnd"/>
      <w:r>
        <w:t xml:space="preserve"> You 12x9</w:t>
      </w:r>
    </w:p>
    <w:p w14:paraId="29FE660F" w14:textId="77777777" w:rsidR="00EE3E19" w:rsidRDefault="00EE3E19" w:rsidP="00381F27">
      <w:pPr>
        <w:pStyle w:val="NormalWeb"/>
        <w:spacing w:before="0" w:beforeAutospacing="0" w:after="0" w:afterAutospacing="0"/>
      </w:pPr>
    </w:p>
    <w:p w14:paraId="1147BFB5" w14:textId="77777777" w:rsidR="00EE3E19" w:rsidRDefault="00EE3E19" w:rsidP="00381F27">
      <w:pPr>
        <w:pStyle w:val="NormalWeb"/>
        <w:spacing w:before="0" w:beforeAutospacing="0" w:after="0" w:afterAutospacing="0"/>
      </w:pPr>
    </w:p>
    <w:p w14:paraId="6BAEBD3F" w14:textId="77777777" w:rsidR="00EE3E19" w:rsidRDefault="00EE3E19" w:rsidP="00381F27">
      <w:pPr>
        <w:pStyle w:val="NormalWeb"/>
        <w:spacing w:before="0" w:beforeAutospacing="0" w:after="0" w:afterAutospacing="0"/>
      </w:pPr>
    </w:p>
    <w:p w14:paraId="555E8128" w14:textId="77777777" w:rsidR="00EE3E19" w:rsidRDefault="00EE3E19" w:rsidP="00381F27">
      <w:pPr>
        <w:pStyle w:val="NormalWeb"/>
        <w:spacing w:before="0" w:beforeAutospacing="0" w:after="0" w:afterAutospacing="0"/>
      </w:pPr>
    </w:p>
    <w:p w14:paraId="4BCF4884" w14:textId="77777777" w:rsidR="00EE3E19" w:rsidRDefault="00EE3E19" w:rsidP="00381F27">
      <w:pPr>
        <w:pStyle w:val="NormalWeb"/>
        <w:spacing w:before="0" w:beforeAutospacing="0" w:after="0" w:afterAutospacing="0"/>
      </w:pPr>
    </w:p>
    <w:p w14:paraId="1312AB16" w14:textId="77777777" w:rsidR="00EE3E19" w:rsidRDefault="00EE3E19" w:rsidP="00381F27">
      <w:pPr>
        <w:pStyle w:val="NormalWeb"/>
        <w:spacing w:before="0" w:beforeAutospacing="0" w:after="0" w:afterAutospacing="0"/>
      </w:pPr>
    </w:p>
    <w:p w14:paraId="27C0C6FB" w14:textId="57A8A9C5" w:rsidR="00EE3E19" w:rsidRDefault="00A3302C" w:rsidP="00381F27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4D1643BC" wp14:editId="7C85DDA7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976393" cy="1200150"/>
            <wp:effectExtent l="0" t="0" r="0" b="0"/>
            <wp:wrapTight wrapText="bothSides">
              <wp:wrapPolygon edited="0">
                <wp:start x="0" y="0"/>
                <wp:lineTo x="0" y="21257"/>
                <wp:lineTo x="21080" y="21257"/>
                <wp:lineTo x="21080" y="0"/>
                <wp:lineTo x="0" y="0"/>
              </wp:wrapPolygon>
            </wp:wrapTight>
            <wp:docPr id="1176561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93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1CE9">
        <w:t xml:space="preserve">Peace Be </w:t>
      </w:r>
      <w:proofErr w:type="gramStart"/>
      <w:r w:rsidR="00151CE9">
        <w:t>With</w:t>
      </w:r>
      <w:proofErr w:type="gramEnd"/>
      <w:r w:rsidR="00151CE9">
        <w:t xml:space="preserve"> You Too 12x9</w:t>
      </w:r>
    </w:p>
    <w:p w14:paraId="700071C3" w14:textId="77777777" w:rsidR="00F22B5D" w:rsidRDefault="00F22B5D" w:rsidP="00381F27">
      <w:pPr>
        <w:pStyle w:val="NormalWeb"/>
        <w:spacing w:before="0" w:beforeAutospacing="0" w:after="0" w:afterAutospacing="0"/>
      </w:pPr>
    </w:p>
    <w:p w14:paraId="509B2600" w14:textId="77777777" w:rsidR="00F22B5D" w:rsidRDefault="00F22B5D" w:rsidP="00381F27">
      <w:pPr>
        <w:pStyle w:val="NormalWeb"/>
        <w:spacing w:before="0" w:beforeAutospacing="0" w:after="0" w:afterAutospacing="0"/>
      </w:pPr>
    </w:p>
    <w:p w14:paraId="0822FB4E" w14:textId="77777777" w:rsidR="00F22B5D" w:rsidRDefault="00F22B5D" w:rsidP="00381F27">
      <w:pPr>
        <w:pStyle w:val="NormalWeb"/>
        <w:spacing w:before="0" w:beforeAutospacing="0" w:after="0" w:afterAutospacing="0"/>
      </w:pPr>
    </w:p>
    <w:p w14:paraId="0C83129E" w14:textId="77777777" w:rsidR="00F22B5D" w:rsidRDefault="00F22B5D" w:rsidP="00381F27">
      <w:pPr>
        <w:pStyle w:val="NormalWeb"/>
        <w:spacing w:before="0" w:beforeAutospacing="0" w:after="0" w:afterAutospacing="0"/>
      </w:pPr>
    </w:p>
    <w:p w14:paraId="656207D1" w14:textId="77777777" w:rsidR="00F22B5D" w:rsidRDefault="00F22B5D" w:rsidP="00381F27">
      <w:pPr>
        <w:pStyle w:val="NormalWeb"/>
        <w:spacing w:before="0" w:beforeAutospacing="0" w:after="0" w:afterAutospacing="0"/>
      </w:pPr>
    </w:p>
    <w:p w14:paraId="3ED09FCD" w14:textId="77777777" w:rsidR="00F22B5D" w:rsidRDefault="00F22B5D" w:rsidP="00381F27">
      <w:pPr>
        <w:pStyle w:val="NormalWeb"/>
        <w:spacing w:before="0" w:beforeAutospacing="0" w:after="0" w:afterAutospacing="0"/>
      </w:pPr>
    </w:p>
    <w:p w14:paraId="5F162FD7" w14:textId="77777777" w:rsidR="008D3A81" w:rsidRDefault="008D3A81" w:rsidP="00381F27">
      <w:pPr>
        <w:pStyle w:val="NormalWeb"/>
        <w:spacing w:before="0" w:beforeAutospacing="0" w:after="0" w:afterAutospacing="0"/>
      </w:pPr>
    </w:p>
    <w:p w14:paraId="44E96CF3" w14:textId="77777777" w:rsidR="008D3A81" w:rsidRDefault="008D3A81" w:rsidP="00381F27">
      <w:pPr>
        <w:pStyle w:val="NormalWeb"/>
        <w:spacing w:before="0" w:beforeAutospacing="0" w:after="0" w:afterAutospacing="0"/>
      </w:pPr>
    </w:p>
    <w:p w14:paraId="4ECEDF0E" w14:textId="7BE1AC7B" w:rsidR="008D3A81" w:rsidRDefault="00541D21" w:rsidP="00381F27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anchor distT="0" distB="0" distL="114300" distR="114300" simplePos="0" relativeHeight="251710464" behindDoc="1" locked="0" layoutInCell="1" allowOverlap="1" wp14:anchorId="27DC9DB8" wp14:editId="6CA31A4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02030" cy="733425"/>
            <wp:effectExtent l="0" t="0" r="7620" b="9525"/>
            <wp:wrapTight wrapText="bothSides">
              <wp:wrapPolygon edited="0">
                <wp:start x="0" y="0"/>
                <wp:lineTo x="0" y="21319"/>
                <wp:lineTo x="21354" y="21319"/>
                <wp:lineTo x="21354" y="0"/>
                <wp:lineTo x="0" y="0"/>
              </wp:wrapPolygon>
            </wp:wrapTight>
            <wp:docPr id="1935479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03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Softly </w:t>
      </w:r>
      <w:proofErr w:type="gramStart"/>
      <w:r>
        <w:t>Flowing</w:t>
      </w:r>
      <w:r w:rsidR="0063773D">
        <w:t xml:space="preserve">  16</w:t>
      </w:r>
      <w:proofErr w:type="gramEnd"/>
      <w:r w:rsidR="0063773D">
        <w:t>x20</w:t>
      </w:r>
    </w:p>
    <w:p w14:paraId="4ACA88FE" w14:textId="218B5438" w:rsidR="0063773D" w:rsidRDefault="0063773D" w:rsidP="00381F27">
      <w:pPr>
        <w:pStyle w:val="NormalWeb"/>
        <w:spacing w:before="0" w:beforeAutospacing="0" w:after="0" w:afterAutospacing="0"/>
      </w:pPr>
    </w:p>
    <w:p w14:paraId="4273F750" w14:textId="77777777" w:rsidR="0063773D" w:rsidRDefault="0063773D" w:rsidP="00381F27">
      <w:pPr>
        <w:pStyle w:val="NormalWeb"/>
        <w:spacing w:before="0" w:beforeAutospacing="0" w:after="0" w:afterAutospacing="0"/>
      </w:pPr>
    </w:p>
    <w:p w14:paraId="33E2F94D" w14:textId="77777777" w:rsidR="0063773D" w:rsidRDefault="0063773D" w:rsidP="00381F27">
      <w:pPr>
        <w:pStyle w:val="NormalWeb"/>
        <w:spacing w:before="0" w:beforeAutospacing="0" w:after="0" w:afterAutospacing="0"/>
      </w:pPr>
    </w:p>
    <w:p w14:paraId="1A89796E" w14:textId="418259EF" w:rsidR="0063773D" w:rsidRDefault="0063773D" w:rsidP="00381F27">
      <w:pPr>
        <w:pStyle w:val="NormalWeb"/>
        <w:spacing w:before="0" w:beforeAutospacing="0" w:after="0" w:afterAutospacing="0"/>
      </w:pPr>
    </w:p>
    <w:p w14:paraId="656F68ED" w14:textId="4DD9E99C" w:rsidR="0063773D" w:rsidRDefault="00D21332" w:rsidP="00381F27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0A54EEAE" wp14:editId="135CDD51">
            <wp:simplePos x="0" y="0"/>
            <wp:positionH relativeFrom="margin">
              <wp:align>left</wp:align>
            </wp:positionH>
            <wp:positionV relativeFrom="paragraph">
              <wp:posOffset>173355</wp:posOffset>
            </wp:positionV>
            <wp:extent cx="1028700" cy="767080"/>
            <wp:effectExtent l="0" t="0" r="0" b="0"/>
            <wp:wrapTight wrapText="bothSides">
              <wp:wrapPolygon edited="0">
                <wp:start x="0" y="0"/>
                <wp:lineTo x="0" y="20921"/>
                <wp:lineTo x="21200" y="20921"/>
                <wp:lineTo x="21200" y="0"/>
                <wp:lineTo x="0" y="0"/>
              </wp:wrapPolygon>
            </wp:wrapTight>
            <wp:docPr id="18191909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28" cy="76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E9A4E" w14:textId="1A2DBD7D" w:rsidR="0063773D" w:rsidRDefault="00D21332" w:rsidP="00381F27">
      <w:pPr>
        <w:pStyle w:val="NormalWeb"/>
        <w:spacing w:before="0" w:beforeAutospacing="0" w:after="0" w:afterAutospacing="0"/>
      </w:pPr>
      <w:r>
        <w:t>Held Horizon</w:t>
      </w:r>
    </w:p>
    <w:p w14:paraId="77DE546C" w14:textId="77777777" w:rsidR="00D21332" w:rsidRDefault="00D21332" w:rsidP="00381F27">
      <w:pPr>
        <w:pStyle w:val="NormalWeb"/>
        <w:spacing w:before="0" w:beforeAutospacing="0" w:after="0" w:afterAutospacing="0"/>
      </w:pPr>
    </w:p>
    <w:p w14:paraId="38149820" w14:textId="0C718129" w:rsidR="00D21332" w:rsidRDefault="00D21332" w:rsidP="00381F27">
      <w:pPr>
        <w:pStyle w:val="NormalWeb"/>
        <w:spacing w:before="0" w:beforeAutospacing="0" w:after="0" w:afterAutospacing="0"/>
      </w:pPr>
    </w:p>
    <w:p w14:paraId="302A3547" w14:textId="77777777" w:rsidR="00D21332" w:rsidRDefault="00D21332" w:rsidP="00381F27">
      <w:pPr>
        <w:pStyle w:val="NormalWeb"/>
        <w:spacing w:before="0" w:beforeAutospacing="0" w:after="0" w:afterAutospacing="0"/>
      </w:pPr>
    </w:p>
    <w:p w14:paraId="74B0FC52" w14:textId="77777777" w:rsidR="00D21332" w:rsidRDefault="00D21332" w:rsidP="00381F27">
      <w:pPr>
        <w:pStyle w:val="NormalWeb"/>
        <w:spacing w:before="0" w:beforeAutospacing="0" w:after="0" w:afterAutospacing="0"/>
      </w:pPr>
    </w:p>
    <w:p w14:paraId="53DEAC6A" w14:textId="4940871E" w:rsidR="00587C98" w:rsidRDefault="00CA7DD8" w:rsidP="00381F27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4571128D" wp14:editId="2B7DC78B">
            <wp:simplePos x="0" y="0"/>
            <wp:positionH relativeFrom="margin">
              <wp:align>left</wp:align>
            </wp:positionH>
            <wp:positionV relativeFrom="paragraph">
              <wp:posOffset>177165</wp:posOffset>
            </wp:positionV>
            <wp:extent cx="1047750" cy="698500"/>
            <wp:effectExtent l="0" t="0" r="0" b="6350"/>
            <wp:wrapTight wrapText="bothSides">
              <wp:wrapPolygon edited="0">
                <wp:start x="0" y="0"/>
                <wp:lineTo x="0" y="21207"/>
                <wp:lineTo x="21207" y="21207"/>
                <wp:lineTo x="21207" y="0"/>
                <wp:lineTo x="0" y="0"/>
              </wp:wrapPolygon>
            </wp:wrapTight>
            <wp:docPr id="2495336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6E8F5" w14:textId="0541D2CC" w:rsidR="00155C02" w:rsidRDefault="008A64C9" w:rsidP="00381F27">
      <w:pPr>
        <w:pStyle w:val="NormalWeb"/>
        <w:spacing w:before="0" w:beforeAutospacing="0" w:after="0" w:afterAutospacing="0"/>
      </w:pPr>
      <w:r>
        <w:t xml:space="preserve">Where the Water Flows – 16x20 </w:t>
      </w:r>
    </w:p>
    <w:p w14:paraId="4FD82783" w14:textId="77777777" w:rsidR="008A64C9" w:rsidRDefault="008A64C9" w:rsidP="00381F27">
      <w:pPr>
        <w:pStyle w:val="NormalWeb"/>
        <w:spacing w:before="0" w:beforeAutospacing="0" w:after="0" w:afterAutospacing="0"/>
      </w:pPr>
    </w:p>
    <w:p w14:paraId="27D2CE71" w14:textId="77777777" w:rsidR="008A64C9" w:rsidRDefault="008A64C9" w:rsidP="00381F27">
      <w:pPr>
        <w:pStyle w:val="NormalWeb"/>
        <w:spacing w:before="0" w:beforeAutospacing="0" w:after="0" w:afterAutospacing="0"/>
      </w:pPr>
    </w:p>
    <w:p w14:paraId="7978606D" w14:textId="77777777" w:rsidR="008A64C9" w:rsidRDefault="008A64C9" w:rsidP="00381F27">
      <w:pPr>
        <w:pStyle w:val="NormalWeb"/>
        <w:spacing w:before="0" w:beforeAutospacing="0" w:after="0" w:afterAutospacing="0"/>
      </w:pPr>
    </w:p>
    <w:p w14:paraId="2F617960" w14:textId="77777777" w:rsidR="008A64C9" w:rsidRDefault="008A64C9" w:rsidP="00381F27">
      <w:pPr>
        <w:pStyle w:val="NormalWeb"/>
        <w:spacing w:before="0" w:beforeAutospacing="0" w:after="0" w:afterAutospacing="0"/>
      </w:pPr>
    </w:p>
    <w:p w14:paraId="1E0A3ECD" w14:textId="680F657F" w:rsidR="00232225" w:rsidRDefault="00CA7DD8" w:rsidP="00381F27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3765A455" wp14:editId="1A1179E3">
            <wp:simplePos x="0" y="0"/>
            <wp:positionH relativeFrom="margin">
              <wp:align>left</wp:align>
            </wp:positionH>
            <wp:positionV relativeFrom="paragraph">
              <wp:posOffset>173355</wp:posOffset>
            </wp:positionV>
            <wp:extent cx="771525" cy="1156970"/>
            <wp:effectExtent l="0" t="0" r="9525" b="5080"/>
            <wp:wrapTight wrapText="bothSides">
              <wp:wrapPolygon edited="0">
                <wp:start x="0" y="0"/>
                <wp:lineTo x="0" y="21339"/>
                <wp:lineTo x="21333" y="21339"/>
                <wp:lineTo x="21333" y="0"/>
                <wp:lineTo x="0" y="0"/>
              </wp:wrapPolygon>
            </wp:wrapTight>
            <wp:docPr id="8529139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86EC5" w14:textId="1DA54331" w:rsidR="00232225" w:rsidRDefault="00E00DB8" w:rsidP="00381F27">
      <w:pPr>
        <w:pStyle w:val="NormalWeb"/>
        <w:spacing w:before="0" w:beforeAutospacing="0" w:after="0" w:afterAutospacing="0"/>
      </w:pPr>
      <w:r>
        <w:t>Still, the Field 24x20</w:t>
      </w:r>
    </w:p>
    <w:p w14:paraId="1253BE26" w14:textId="77777777" w:rsidR="00E00DB8" w:rsidRDefault="00E00DB8" w:rsidP="00381F27">
      <w:pPr>
        <w:pStyle w:val="NormalWeb"/>
        <w:spacing w:before="0" w:beforeAutospacing="0" w:after="0" w:afterAutospacing="0"/>
      </w:pPr>
    </w:p>
    <w:p w14:paraId="24BEFB59" w14:textId="77777777" w:rsidR="00E00DB8" w:rsidRDefault="00E00DB8" w:rsidP="00381F27">
      <w:pPr>
        <w:pStyle w:val="NormalWeb"/>
        <w:spacing w:before="0" w:beforeAutospacing="0" w:after="0" w:afterAutospacing="0"/>
      </w:pPr>
    </w:p>
    <w:p w14:paraId="71A05331" w14:textId="3DAAA216" w:rsidR="00E00DB8" w:rsidRDefault="00E00DB8" w:rsidP="00381F27">
      <w:pPr>
        <w:pStyle w:val="NormalWeb"/>
        <w:spacing w:before="0" w:beforeAutospacing="0" w:after="0" w:afterAutospacing="0"/>
      </w:pPr>
    </w:p>
    <w:p w14:paraId="77A91B1B" w14:textId="77777777" w:rsidR="00E00DB8" w:rsidRDefault="00E00DB8" w:rsidP="00381F27">
      <w:pPr>
        <w:pStyle w:val="NormalWeb"/>
        <w:spacing w:before="0" w:beforeAutospacing="0" w:after="0" w:afterAutospacing="0"/>
      </w:pPr>
    </w:p>
    <w:p w14:paraId="6AB5E8A8" w14:textId="52ED6D7E" w:rsidR="00E00DB8" w:rsidRDefault="00E00DB8" w:rsidP="00381F27">
      <w:pPr>
        <w:pStyle w:val="NormalWeb"/>
        <w:spacing w:before="0" w:beforeAutospacing="0" w:after="0" w:afterAutospacing="0"/>
      </w:pPr>
    </w:p>
    <w:p w14:paraId="22765662" w14:textId="433623F9" w:rsidR="00E00DB8" w:rsidRDefault="00E00DB8" w:rsidP="00381F27">
      <w:pPr>
        <w:pStyle w:val="NormalWeb"/>
        <w:spacing w:before="0" w:beforeAutospacing="0" w:after="0" w:afterAutospacing="0"/>
      </w:pPr>
    </w:p>
    <w:p w14:paraId="1D2D3625" w14:textId="2B4E3076" w:rsidR="00E00DB8" w:rsidRDefault="00CA7DD8" w:rsidP="00381F27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6E8F347F" wp14:editId="04465AAE">
            <wp:simplePos x="0" y="0"/>
            <wp:positionH relativeFrom="margin">
              <wp:align>left</wp:align>
            </wp:positionH>
            <wp:positionV relativeFrom="paragraph">
              <wp:posOffset>179705</wp:posOffset>
            </wp:positionV>
            <wp:extent cx="1295400" cy="1288415"/>
            <wp:effectExtent l="0" t="0" r="0" b="6985"/>
            <wp:wrapTight wrapText="bothSides">
              <wp:wrapPolygon edited="0">
                <wp:start x="0" y="0"/>
                <wp:lineTo x="0" y="21398"/>
                <wp:lineTo x="21282" y="21398"/>
                <wp:lineTo x="21282" y="0"/>
                <wp:lineTo x="0" y="0"/>
              </wp:wrapPolygon>
            </wp:wrapTight>
            <wp:docPr id="8428265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9302E" w14:textId="3EBB1CD7" w:rsidR="006A7354" w:rsidRDefault="00ED31A5" w:rsidP="00381F27">
      <w:pPr>
        <w:pStyle w:val="NormalWeb"/>
        <w:spacing w:before="0" w:beforeAutospacing="0" w:after="0" w:afterAutospacing="0"/>
      </w:pPr>
      <w:r>
        <w:t>Shenandoah 2    6x6</w:t>
      </w:r>
    </w:p>
    <w:p w14:paraId="0AF32B27" w14:textId="64DC3E43" w:rsidR="00ED31A5" w:rsidRDefault="00ED31A5" w:rsidP="00381F27">
      <w:pPr>
        <w:pStyle w:val="NormalWeb"/>
        <w:spacing w:before="0" w:beforeAutospacing="0" w:after="0" w:afterAutospacing="0"/>
      </w:pPr>
    </w:p>
    <w:p w14:paraId="67D09ADC" w14:textId="77777777" w:rsidR="00ED31A5" w:rsidRDefault="00ED31A5" w:rsidP="00381F27">
      <w:pPr>
        <w:pStyle w:val="NormalWeb"/>
        <w:spacing w:before="0" w:beforeAutospacing="0" w:after="0" w:afterAutospacing="0"/>
      </w:pPr>
    </w:p>
    <w:p w14:paraId="34AE663A" w14:textId="77777777" w:rsidR="00ED31A5" w:rsidRDefault="00ED31A5" w:rsidP="00381F27">
      <w:pPr>
        <w:pStyle w:val="NormalWeb"/>
        <w:spacing w:before="0" w:beforeAutospacing="0" w:after="0" w:afterAutospacing="0"/>
      </w:pPr>
    </w:p>
    <w:p w14:paraId="58D58131" w14:textId="77777777" w:rsidR="00ED31A5" w:rsidRDefault="00ED31A5" w:rsidP="00381F27">
      <w:pPr>
        <w:pStyle w:val="NormalWeb"/>
        <w:spacing w:before="0" w:beforeAutospacing="0" w:after="0" w:afterAutospacing="0"/>
      </w:pPr>
    </w:p>
    <w:p w14:paraId="112489CB" w14:textId="0C94FEB5" w:rsidR="00ED31A5" w:rsidRDefault="00ED31A5" w:rsidP="00381F27">
      <w:pPr>
        <w:pStyle w:val="NormalWeb"/>
        <w:spacing w:before="0" w:beforeAutospacing="0" w:after="0" w:afterAutospacing="0"/>
      </w:pPr>
    </w:p>
    <w:p w14:paraId="08F9F02E" w14:textId="77777777" w:rsidR="00ED31A5" w:rsidRDefault="00ED31A5" w:rsidP="00381F27">
      <w:pPr>
        <w:pStyle w:val="NormalWeb"/>
        <w:spacing w:before="0" w:beforeAutospacing="0" w:after="0" w:afterAutospacing="0"/>
      </w:pPr>
    </w:p>
    <w:p w14:paraId="51006907" w14:textId="77777777" w:rsidR="00ED31A5" w:rsidRDefault="00ED31A5" w:rsidP="00381F27">
      <w:pPr>
        <w:pStyle w:val="NormalWeb"/>
        <w:spacing w:before="0" w:beforeAutospacing="0" w:after="0" w:afterAutospacing="0"/>
      </w:pPr>
    </w:p>
    <w:p w14:paraId="3DC19929" w14:textId="405031CD" w:rsidR="00ED31A5" w:rsidRDefault="00CA7DD8" w:rsidP="00381F27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698BFB41" wp14:editId="7EA7BE8E">
            <wp:simplePos x="0" y="0"/>
            <wp:positionH relativeFrom="margin">
              <wp:align>left</wp:align>
            </wp:positionH>
            <wp:positionV relativeFrom="paragraph">
              <wp:posOffset>173990</wp:posOffset>
            </wp:positionV>
            <wp:extent cx="952500" cy="1270000"/>
            <wp:effectExtent l="0" t="0" r="0" b="6350"/>
            <wp:wrapTight wrapText="bothSides">
              <wp:wrapPolygon edited="0">
                <wp:start x="0" y="0"/>
                <wp:lineTo x="0" y="21384"/>
                <wp:lineTo x="21168" y="21384"/>
                <wp:lineTo x="21168" y="0"/>
                <wp:lineTo x="0" y="0"/>
              </wp:wrapPolygon>
            </wp:wrapTight>
            <wp:docPr id="18999472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FC73A" w14:textId="3A85F68C" w:rsidR="00FC5DB7" w:rsidRDefault="00771175" w:rsidP="00381F27">
      <w:pPr>
        <w:pStyle w:val="NormalWeb"/>
        <w:spacing w:before="0" w:beforeAutospacing="0" w:after="0" w:afterAutospacing="0"/>
      </w:pPr>
      <w:r>
        <w:t>Still, the Field</w:t>
      </w:r>
    </w:p>
    <w:p w14:paraId="3B5FF629" w14:textId="4779BB67" w:rsidR="00771175" w:rsidRDefault="00771175" w:rsidP="00381F27">
      <w:pPr>
        <w:pStyle w:val="NormalWeb"/>
        <w:spacing w:before="0" w:beforeAutospacing="0" w:after="0" w:afterAutospacing="0"/>
      </w:pPr>
      <w:r>
        <w:t>Bath County 2026 Award – 3</w:t>
      </w:r>
      <w:r w:rsidRPr="00771175">
        <w:rPr>
          <w:vertAlign w:val="superscript"/>
        </w:rPr>
        <w:t>rd</w:t>
      </w:r>
      <w:r>
        <w:t xml:space="preserve"> in Oils</w:t>
      </w:r>
    </w:p>
    <w:p w14:paraId="2CB02CCD" w14:textId="77777777" w:rsidR="00771175" w:rsidRDefault="00771175" w:rsidP="00381F27">
      <w:pPr>
        <w:pStyle w:val="NormalWeb"/>
        <w:spacing w:before="0" w:beforeAutospacing="0" w:after="0" w:afterAutospacing="0"/>
      </w:pPr>
    </w:p>
    <w:p w14:paraId="6AB27864" w14:textId="6C6BBC1C" w:rsidR="00771175" w:rsidRDefault="00771175" w:rsidP="00381F27">
      <w:pPr>
        <w:pStyle w:val="NormalWeb"/>
        <w:spacing w:before="0" w:beforeAutospacing="0" w:after="0" w:afterAutospacing="0"/>
      </w:pPr>
    </w:p>
    <w:p w14:paraId="2883A416" w14:textId="77777777" w:rsidR="00771175" w:rsidRDefault="00771175" w:rsidP="00381F27">
      <w:pPr>
        <w:pStyle w:val="NormalWeb"/>
        <w:spacing w:before="0" w:beforeAutospacing="0" w:after="0" w:afterAutospacing="0"/>
      </w:pPr>
    </w:p>
    <w:p w14:paraId="2D5A5BB2" w14:textId="77777777" w:rsidR="00771175" w:rsidRDefault="00771175" w:rsidP="00381F27">
      <w:pPr>
        <w:pStyle w:val="NormalWeb"/>
        <w:spacing w:before="0" w:beforeAutospacing="0" w:after="0" w:afterAutospacing="0"/>
      </w:pPr>
    </w:p>
    <w:p w14:paraId="0A136379" w14:textId="58AD76E4" w:rsidR="00771175" w:rsidRDefault="00771175" w:rsidP="00381F27">
      <w:pPr>
        <w:pStyle w:val="NormalWeb"/>
        <w:spacing w:before="0" w:beforeAutospacing="0" w:after="0" w:afterAutospacing="0"/>
      </w:pPr>
    </w:p>
    <w:p w14:paraId="205E0311" w14:textId="32AE9016" w:rsidR="00771175" w:rsidRDefault="00771175" w:rsidP="00381F27">
      <w:pPr>
        <w:pStyle w:val="NormalWeb"/>
        <w:spacing w:before="0" w:beforeAutospacing="0" w:after="0" w:afterAutospacing="0"/>
      </w:pPr>
    </w:p>
    <w:p w14:paraId="437B460B" w14:textId="0953AFC4" w:rsidR="00771175" w:rsidRDefault="00771175" w:rsidP="00381F27">
      <w:pPr>
        <w:pStyle w:val="NormalWeb"/>
        <w:spacing w:before="0" w:beforeAutospacing="0" w:after="0" w:afterAutospacing="0"/>
      </w:pPr>
    </w:p>
    <w:p w14:paraId="515DDE69" w14:textId="55A0E1E1" w:rsidR="00771175" w:rsidRDefault="00771175" w:rsidP="00381F27">
      <w:pPr>
        <w:pStyle w:val="NormalWeb"/>
        <w:spacing w:before="0" w:beforeAutospacing="0" w:after="0" w:afterAutospacing="0"/>
      </w:pPr>
    </w:p>
    <w:p w14:paraId="0228D85D" w14:textId="23FB45A3" w:rsidR="00D21332" w:rsidRDefault="00CA7DD8" w:rsidP="00381F27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0DC08341" wp14:editId="51713269">
            <wp:simplePos x="0" y="0"/>
            <wp:positionH relativeFrom="column">
              <wp:posOffset>38100</wp:posOffset>
            </wp:positionH>
            <wp:positionV relativeFrom="paragraph">
              <wp:posOffset>19685</wp:posOffset>
            </wp:positionV>
            <wp:extent cx="952500" cy="967740"/>
            <wp:effectExtent l="0" t="0" r="0" b="3810"/>
            <wp:wrapTight wrapText="bothSides">
              <wp:wrapPolygon edited="0">
                <wp:start x="0" y="0"/>
                <wp:lineTo x="0" y="21260"/>
                <wp:lineTo x="21168" y="21260"/>
                <wp:lineTo x="21168" y="0"/>
                <wp:lineTo x="0" y="0"/>
              </wp:wrapPolygon>
            </wp:wrapTight>
            <wp:docPr id="393708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The Turning</w:t>
      </w:r>
      <w:r w:rsidR="00BA1EAF">
        <w:t xml:space="preserve"> 12x12</w:t>
      </w:r>
    </w:p>
    <w:p w14:paraId="6B5B88C8" w14:textId="77777777" w:rsidR="005C5C4E" w:rsidRDefault="005C5C4E" w:rsidP="00381F27">
      <w:pPr>
        <w:pStyle w:val="NormalWeb"/>
        <w:spacing w:before="0" w:beforeAutospacing="0" w:after="0" w:afterAutospacing="0"/>
      </w:pPr>
    </w:p>
    <w:p w14:paraId="2CE61774" w14:textId="77777777" w:rsidR="005C5C4E" w:rsidRDefault="005C5C4E" w:rsidP="00381F27">
      <w:pPr>
        <w:pStyle w:val="NormalWeb"/>
        <w:spacing w:before="0" w:beforeAutospacing="0" w:after="0" w:afterAutospacing="0"/>
      </w:pPr>
    </w:p>
    <w:p w14:paraId="35F58202" w14:textId="77777777" w:rsidR="005C5C4E" w:rsidRDefault="005C5C4E" w:rsidP="00381F27">
      <w:pPr>
        <w:pStyle w:val="NormalWeb"/>
        <w:spacing w:before="0" w:beforeAutospacing="0" w:after="0" w:afterAutospacing="0"/>
      </w:pPr>
    </w:p>
    <w:p w14:paraId="0016832B" w14:textId="77777777" w:rsidR="005C5C4E" w:rsidRDefault="005C5C4E" w:rsidP="00381F27">
      <w:pPr>
        <w:pStyle w:val="NormalWeb"/>
        <w:spacing w:before="0" w:beforeAutospacing="0" w:after="0" w:afterAutospacing="0"/>
      </w:pPr>
    </w:p>
    <w:p w14:paraId="37FAA4D5" w14:textId="77777777" w:rsidR="005C5C4E" w:rsidRDefault="005C5C4E" w:rsidP="00381F27">
      <w:pPr>
        <w:pStyle w:val="NormalWeb"/>
        <w:spacing w:before="0" w:beforeAutospacing="0" w:after="0" w:afterAutospacing="0"/>
      </w:pPr>
    </w:p>
    <w:p w14:paraId="776D6DEE" w14:textId="77777777" w:rsidR="005C5C4E" w:rsidRDefault="005C5C4E" w:rsidP="00381F27">
      <w:pPr>
        <w:pStyle w:val="NormalWeb"/>
        <w:spacing w:before="0" w:beforeAutospacing="0" w:after="0" w:afterAutospacing="0"/>
      </w:pPr>
    </w:p>
    <w:p w14:paraId="16682306" w14:textId="06233AC8" w:rsidR="005C5C4E" w:rsidRDefault="00220266" w:rsidP="00381F27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anchor distT="0" distB="0" distL="114300" distR="114300" simplePos="0" relativeHeight="251717632" behindDoc="1" locked="0" layoutInCell="1" allowOverlap="1" wp14:anchorId="30F854CB" wp14:editId="1092C2A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85850" cy="1060450"/>
            <wp:effectExtent l="0" t="0" r="0" b="6350"/>
            <wp:wrapTight wrapText="bothSides">
              <wp:wrapPolygon edited="0">
                <wp:start x="0" y="0"/>
                <wp:lineTo x="0" y="21341"/>
                <wp:lineTo x="21221" y="21341"/>
                <wp:lineTo x="21221" y="0"/>
                <wp:lineTo x="0" y="0"/>
              </wp:wrapPolygon>
            </wp:wrapTight>
            <wp:docPr id="1751291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Hush of Evening  </w:t>
      </w:r>
    </w:p>
    <w:p w14:paraId="6BD69976" w14:textId="77777777" w:rsidR="007C6D5C" w:rsidRDefault="007C6D5C" w:rsidP="00381F27">
      <w:pPr>
        <w:pStyle w:val="NormalWeb"/>
        <w:spacing w:before="0" w:beforeAutospacing="0" w:after="0" w:afterAutospacing="0"/>
      </w:pPr>
    </w:p>
    <w:p w14:paraId="3FAE9165" w14:textId="77777777" w:rsidR="007C6D5C" w:rsidRDefault="007C6D5C" w:rsidP="00381F27">
      <w:pPr>
        <w:pStyle w:val="NormalWeb"/>
        <w:spacing w:before="0" w:beforeAutospacing="0" w:after="0" w:afterAutospacing="0"/>
      </w:pPr>
    </w:p>
    <w:p w14:paraId="2A3B4A51" w14:textId="77777777" w:rsidR="007C6D5C" w:rsidRDefault="007C6D5C" w:rsidP="00381F27">
      <w:pPr>
        <w:pStyle w:val="NormalWeb"/>
        <w:spacing w:before="0" w:beforeAutospacing="0" w:after="0" w:afterAutospacing="0"/>
      </w:pPr>
    </w:p>
    <w:p w14:paraId="47EE9EAB" w14:textId="77777777" w:rsidR="007C6D5C" w:rsidRDefault="007C6D5C" w:rsidP="00381F27">
      <w:pPr>
        <w:pStyle w:val="NormalWeb"/>
        <w:spacing w:before="0" w:beforeAutospacing="0" w:after="0" w:afterAutospacing="0"/>
      </w:pPr>
    </w:p>
    <w:p w14:paraId="32B1EE1B" w14:textId="77777777" w:rsidR="007C6D5C" w:rsidRDefault="007C6D5C" w:rsidP="00381F27">
      <w:pPr>
        <w:pStyle w:val="NormalWeb"/>
        <w:spacing w:before="0" w:beforeAutospacing="0" w:after="0" w:afterAutospacing="0"/>
      </w:pPr>
    </w:p>
    <w:p w14:paraId="2AA8CF68" w14:textId="77777777" w:rsidR="007C6D5C" w:rsidRDefault="007C6D5C" w:rsidP="00381F27">
      <w:pPr>
        <w:pStyle w:val="NormalWeb"/>
        <w:spacing w:before="0" w:beforeAutospacing="0" w:after="0" w:afterAutospacing="0"/>
        <w:rPr>
          <w:ins w:id="1" w:author="kathy belcher" w:date="2024-10-21T10:27:00Z" w16du:dateUtc="2024-10-21T14:27:00Z"/>
        </w:rPr>
      </w:pPr>
    </w:p>
    <w:p w14:paraId="711324AF" w14:textId="77777777" w:rsidR="00381F27" w:rsidRDefault="00381F27" w:rsidP="00381F27">
      <w:pPr>
        <w:pStyle w:val="NormalWeb"/>
        <w:spacing w:before="0" w:beforeAutospacing="0" w:after="0" w:afterAutospacing="0"/>
        <w:rPr>
          <w:ins w:id="2" w:author="kathy belcher" w:date="2024-10-21T10:27:00Z" w16du:dateUtc="2024-10-21T14:27:00Z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360843" wp14:editId="21E7DCD1">
            <wp:simplePos x="0" y="0"/>
            <wp:positionH relativeFrom="column">
              <wp:posOffset>38100</wp:posOffset>
            </wp:positionH>
            <wp:positionV relativeFrom="paragraph">
              <wp:posOffset>64135</wp:posOffset>
            </wp:positionV>
            <wp:extent cx="845820" cy="1057275"/>
            <wp:effectExtent l="0" t="0" r="0" b="9525"/>
            <wp:wrapSquare wrapText="bothSides"/>
            <wp:docPr id="1952880968" name="Picture 1" descr="A painting of a road through a vall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80968" name="Picture 1" descr="A painting of a road through a valley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37DF">
        <w:rPr>
          <w:b/>
          <w:bCs/>
        </w:rPr>
        <w:t>We Can Run Away</w:t>
      </w:r>
      <w:r>
        <w:t xml:space="preserve"> 20x16</w:t>
      </w:r>
    </w:p>
    <w:p w14:paraId="792F798E" w14:textId="77777777" w:rsidR="00F71596" w:rsidRDefault="00F71596" w:rsidP="00381F27">
      <w:pPr>
        <w:spacing w:after="0" w:line="240" w:lineRule="auto"/>
        <w:rPr>
          <w:noProof/>
          <w:sz w:val="22"/>
          <w:szCs w:val="22"/>
        </w:rPr>
      </w:pPr>
    </w:p>
    <w:p w14:paraId="07D4F6EC" w14:textId="77777777" w:rsidR="00F71596" w:rsidRDefault="00F71596" w:rsidP="00381F27">
      <w:pPr>
        <w:spacing w:after="0" w:line="240" w:lineRule="auto"/>
        <w:rPr>
          <w:noProof/>
          <w:sz w:val="22"/>
          <w:szCs w:val="22"/>
        </w:rPr>
      </w:pPr>
    </w:p>
    <w:p w14:paraId="2BE2F9A2" w14:textId="2D5743E8" w:rsidR="00381F27" w:rsidRPr="002C460F" w:rsidRDefault="00381F27" w:rsidP="00381F27">
      <w:pPr>
        <w:spacing w:after="0" w:line="240" w:lineRule="auto"/>
        <w:rPr>
          <w:ins w:id="3" w:author="kathy belcher" w:date="2024-10-21T10:27:00Z" w16du:dateUtc="2024-10-21T14:27:00Z"/>
          <w:noProof/>
          <w:sz w:val="22"/>
          <w:szCs w:val="22"/>
        </w:rPr>
      </w:pPr>
      <w:r w:rsidRPr="00DB6B12">
        <w:rPr>
          <w:noProof/>
          <w:sz w:val="22"/>
          <w:szCs w:val="22"/>
          <w:highlight w:val="yellow"/>
        </w:rPr>
        <w:t xml:space="preserve">Bower Center for the Arts – </w:t>
      </w:r>
      <w:r w:rsidRPr="00DB6B12">
        <w:rPr>
          <w:noProof/>
          <w:sz w:val="22"/>
          <w:szCs w:val="22"/>
          <w:highlight w:val="yellow"/>
        </w:rPr>
        <w:t>2025</w:t>
      </w:r>
      <w:r w:rsidRPr="00DB6B12">
        <w:rPr>
          <w:noProof/>
          <w:sz w:val="22"/>
          <w:szCs w:val="22"/>
          <w:highlight w:val="yellow"/>
        </w:rPr>
        <w:t xml:space="preserve"> </w:t>
      </w:r>
      <w:r w:rsidRPr="00DB6B12">
        <w:rPr>
          <w:highlight w:val="yellow"/>
        </w:rPr>
        <w:t>Award of Merit</w:t>
      </w:r>
    </w:p>
    <w:p w14:paraId="76C41B72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27946914" w14:textId="14B40EDD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1B2F5F64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1DA260B4" w14:textId="20CFBAEA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5C5DECB5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  <w:r w:rsidRPr="001E7D30"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654FB583" wp14:editId="3DF34652">
            <wp:simplePos x="0" y="0"/>
            <wp:positionH relativeFrom="margin">
              <wp:align>left</wp:align>
            </wp:positionH>
            <wp:positionV relativeFrom="paragraph">
              <wp:posOffset>166370</wp:posOffset>
            </wp:positionV>
            <wp:extent cx="971550" cy="1264285"/>
            <wp:effectExtent l="0" t="0" r="0" b="0"/>
            <wp:wrapTight wrapText="bothSides">
              <wp:wrapPolygon edited="0">
                <wp:start x="0" y="0"/>
                <wp:lineTo x="0" y="21155"/>
                <wp:lineTo x="21176" y="21155"/>
                <wp:lineTo x="21176" y="0"/>
                <wp:lineTo x="0" y="0"/>
              </wp:wrapPolygon>
            </wp:wrapTight>
            <wp:docPr id="1506068316" name="Picture 17" descr="A painting of a landsc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68316" name="Picture 17" descr="A painting of a landsca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7D30">
        <w:rPr>
          <w:b/>
          <w:bCs/>
          <w:noProof/>
          <w:sz w:val="22"/>
          <w:szCs w:val="22"/>
        </w:rPr>
        <w:t>A River Runs Through It</w:t>
      </w:r>
      <w:r w:rsidRPr="001E7D30">
        <w:rPr>
          <w:noProof/>
          <w:sz w:val="20"/>
          <w:szCs w:val="20"/>
        </w:rPr>
        <w:t xml:space="preserve">   </w:t>
      </w:r>
      <w:r>
        <w:rPr>
          <w:noProof/>
          <w:sz w:val="22"/>
          <w:szCs w:val="22"/>
        </w:rPr>
        <w:t xml:space="preserve">20x16 </w:t>
      </w:r>
    </w:p>
    <w:p w14:paraId="787FE2C4" w14:textId="7F446599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75FC308E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2ED4520F" w14:textId="18C2811F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5CC56AE1" w14:textId="77777777" w:rsidR="00381F27" w:rsidRDefault="00381F27" w:rsidP="00381F27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74AF467F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5D2B81DF" w14:textId="507ADCD9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69222DD6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19B8B898" w14:textId="49F8DE45" w:rsidR="00381F27" w:rsidRDefault="00381F27" w:rsidP="00381F27">
      <w:pPr>
        <w:spacing w:after="0" w:line="240" w:lineRule="auto"/>
        <w:rPr>
          <w:b/>
          <w:bCs/>
          <w:i/>
          <w:iCs/>
          <w:noProof/>
          <w:sz w:val="22"/>
          <w:szCs w:val="22"/>
        </w:rPr>
      </w:pPr>
    </w:p>
    <w:p w14:paraId="4760705E" w14:textId="1E79227B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1ECAACBD" w14:textId="3C33B974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60519983" w14:textId="5ACB5243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  <w:r w:rsidRPr="00AF7BEE">
        <w:rPr>
          <w:b/>
          <w:bCs/>
          <w:i/>
          <w:iCs/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079F3E48" wp14:editId="506AEE84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1245870" cy="913765"/>
            <wp:effectExtent l="0" t="0" r="0" b="635"/>
            <wp:wrapTight wrapText="bothSides">
              <wp:wrapPolygon edited="0">
                <wp:start x="0" y="0"/>
                <wp:lineTo x="0" y="21165"/>
                <wp:lineTo x="21138" y="21165"/>
                <wp:lineTo x="21138" y="0"/>
                <wp:lineTo x="0" y="0"/>
              </wp:wrapPolygon>
            </wp:wrapTight>
            <wp:docPr id="1069343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F7BEE">
        <w:rPr>
          <w:b/>
          <w:bCs/>
          <w:i/>
          <w:iCs/>
          <w:noProof/>
          <w:sz w:val="24"/>
          <w:szCs w:val="24"/>
        </w:rPr>
        <w:t>Where the Field Holds Ligh</w:t>
      </w:r>
      <w:r w:rsidRPr="00AF7BEE">
        <w:rPr>
          <w:noProof/>
          <w:sz w:val="24"/>
          <w:szCs w:val="24"/>
        </w:rPr>
        <w:t>t</w:t>
      </w:r>
      <w:r>
        <w:rPr>
          <w:noProof/>
          <w:sz w:val="24"/>
          <w:szCs w:val="24"/>
        </w:rPr>
        <w:t xml:space="preserve"> </w:t>
      </w:r>
      <w:r w:rsidR="003E6C5E">
        <w:rPr>
          <w:noProof/>
          <w:sz w:val="24"/>
          <w:szCs w:val="24"/>
        </w:rPr>
        <w:t xml:space="preserve"> 9x</w:t>
      </w:r>
      <w:r w:rsidR="00F8467C">
        <w:rPr>
          <w:noProof/>
          <w:sz w:val="24"/>
          <w:szCs w:val="24"/>
        </w:rPr>
        <w:t>12</w:t>
      </w:r>
    </w:p>
    <w:p w14:paraId="77CEAE37" w14:textId="77777777" w:rsidR="00381F27" w:rsidRDefault="00381F27" w:rsidP="00381F27">
      <w:pPr>
        <w:rPr>
          <w:b/>
          <w:bCs/>
          <w:noProof/>
          <w:sz w:val="22"/>
          <w:szCs w:val="22"/>
        </w:rPr>
      </w:pPr>
    </w:p>
    <w:p w14:paraId="040BE8BF" w14:textId="65C2E4DB" w:rsidR="00381F27" w:rsidRDefault="00381F27" w:rsidP="00381F27">
      <w:pPr>
        <w:rPr>
          <w:b/>
          <w:bCs/>
          <w:noProof/>
          <w:sz w:val="22"/>
          <w:szCs w:val="22"/>
        </w:rPr>
      </w:pPr>
    </w:p>
    <w:p w14:paraId="2993B241" w14:textId="14DDA79B" w:rsidR="00381F27" w:rsidRDefault="00381F27" w:rsidP="00381F27">
      <w:pPr>
        <w:rPr>
          <w:b/>
          <w:bCs/>
          <w:noProof/>
          <w:sz w:val="22"/>
          <w:szCs w:val="22"/>
        </w:rPr>
      </w:pPr>
    </w:p>
    <w:p w14:paraId="4EFE5DDB" w14:textId="77777777" w:rsidR="00381F27" w:rsidRDefault="00381F27" w:rsidP="00381F27">
      <w:pPr>
        <w:spacing w:after="0" w:line="240" w:lineRule="auto"/>
        <w:ind w:left="2160"/>
        <w:rPr>
          <w:b/>
          <w:bCs/>
          <w:noProof/>
          <w:sz w:val="22"/>
          <w:szCs w:val="22"/>
        </w:rPr>
      </w:pPr>
      <w:r w:rsidRPr="00AF7BEE">
        <w:rPr>
          <w:noProof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40539524" wp14:editId="618D62C4">
            <wp:simplePos x="0" y="0"/>
            <wp:positionH relativeFrom="margin">
              <wp:align>left</wp:align>
            </wp:positionH>
            <wp:positionV relativeFrom="paragraph">
              <wp:posOffset>33655</wp:posOffset>
            </wp:positionV>
            <wp:extent cx="963295" cy="976630"/>
            <wp:effectExtent l="0" t="0" r="8255" b="0"/>
            <wp:wrapTight wrapText="bothSides">
              <wp:wrapPolygon edited="0">
                <wp:start x="0" y="0"/>
                <wp:lineTo x="0" y="21066"/>
                <wp:lineTo x="21358" y="21066"/>
                <wp:lineTo x="21358" y="0"/>
                <wp:lineTo x="0" y="0"/>
              </wp:wrapPolygon>
            </wp:wrapTight>
            <wp:docPr id="14814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7BEE">
        <w:rPr>
          <w:b/>
          <w:bCs/>
          <w:noProof/>
          <w:sz w:val="24"/>
          <w:szCs w:val="24"/>
        </w:rPr>
        <w:t xml:space="preserve">Red Barn, October Field  </w:t>
      </w:r>
      <w:r>
        <w:rPr>
          <w:b/>
          <w:bCs/>
          <w:noProof/>
          <w:sz w:val="22"/>
          <w:szCs w:val="22"/>
        </w:rPr>
        <w:t>12x12</w:t>
      </w:r>
    </w:p>
    <w:p w14:paraId="5041AE63" w14:textId="15A2329E" w:rsidR="00381F27" w:rsidRDefault="00381F27" w:rsidP="00381F27">
      <w:pPr>
        <w:jc w:val="center"/>
        <w:rPr>
          <w:b/>
          <w:bCs/>
          <w:noProof/>
          <w:sz w:val="28"/>
          <w:szCs w:val="28"/>
        </w:rPr>
      </w:pPr>
    </w:p>
    <w:p w14:paraId="01A713BB" w14:textId="77777777" w:rsidR="00381F27" w:rsidRDefault="00381F27" w:rsidP="00381F27">
      <w:pPr>
        <w:jc w:val="center"/>
        <w:rPr>
          <w:b/>
          <w:bCs/>
          <w:noProof/>
          <w:sz w:val="28"/>
          <w:szCs w:val="28"/>
        </w:rPr>
      </w:pPr>
    </w:p>
    <w:p w14:paraId="0AAE1A54" w14:textId="627609F5" w:rsidR="00381F27" w:rsidRDefault="00381F27" w:rsidP="00381F27">
      <w:pPr>
        <w:jc w:val="center"/>
        <w:rPr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0812DE23" wp14:editId="48AB9E65">
            <wp:simplePos x="0" y="0"/>
            <wp:positionH relativeFrom="margin">
              <wp:posOffset>219075</wp:posOffset>
            </wp:positionH>
            <wp:positionV relativeFrom="paragraph">
              <wp:posOffset>140970</wp:posOffset>
            </wp:positionV>
            <wp:extent cx="1167765" cy="1158240"/>
            <wp:effectExtent l="0" t="0" r="0" b="3810"/>
            <wp:wrapTight wrapText="bothSides">
              <wp:wrapPolygon edited="0">
                <wp:start x="0" y="0"/>
                <wp:lineTo x="0" y="21316"/>
                <wp:lineTo x="21142" y="21316"/>
                <wp:lineTo x="21142" y="0"/>
                <wp:lineTo x="0" y="0"/>
              </wp:wrapPolygon>
            </wp:wrapTight>
            <wp:docPr id="1201297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62361" w14:textId="47FCAC54" w:rsidR="00381F27" w:rsidRDefault="00381F27" w:rsidP="00381F27">
      <w:pPr>
        <w:jc w:val="center"/>
        <w:rPr>
          <w:b/>
          <w:bCs/>
          <w:noProof/>
          <w:sz w:val="28"/>
          <w:szCs w:val="28"/>
        </w:rPr>
      </w:pPr>
    </w:p>
    <w:p w14:paraId="02CBDDA4" w14:textId="14956E5B" w:rsidR="00381F27" w:rsidRPr="00F07CF6" w:rsidRDefault="00381F27" w:rsidP="00381F27">
      <w:pPr>
        <w:pStyle w:val="NormalWeb"/>
        <w:spacing w:before="0" w:beforeAutospacing="0" w:after="0" w:afterAutospacing="0"/>
      </w:pPr>
      <w:r w:rsidRPr="00C14A8F">
        <w:rPr>
          <w:b/>
          <w:bCs/>
        </w:rPr>
        <w:t>A Path Through Warm Earth</w:t>
      </w:r>
      <w:r>
        <w:rPr>
          <w:b/>
          <w:bCs/>
        </w:rPr>
        <w:t xml:space="preserve"> 18x18</w:t>
      </w:r>
      <w:r w:rsidRPr="00C14A8F">
        <w:rPr>
          <w:b/>
          <w:bCs/>
        </w:rPr>
        <w:t xml:space="preserve"> </w:t>
      </w:r>
    </w:p>
    <w:p w14:paraId="58FD9986" w14:textId="77777777" w:rsidR="00381F27" w:rsidRDefault="00381F27" w:rsidP="00381F27">
      <w:pPr>
        <w:spacing w:after="0" w:line="240" w:lineRule="auto"/>
        <w:rPr>
          <w:b/>
          <w:bCs/>
          <w:noProof/>
          <w:sz w:val="22"/>
          <w:szCs w:val="22"/>
        </w:rPr>
      </w:pPr>
    </w:p>
    <w:p w14:paraId="1BCD7C5A" w14:textId="77777777" w:rsidR="00381F27" w:rsidRDefault="00381F27" w:rsidP="00381F27">
      <w:pPr>
        <w:spacing w:after="0" w:line="240" w:lineRule="auto"/>
        <w:rPr>
          <w:b/>
          <w:bCs/>
          <w:noProof/>
          <w:sz w:val="22"/>
          <w:szCs w:val="22"/>
        </w:rPr>
      </w:pPr>
    </w:p>
    <w:p w14:paraId="352836C7" w14:textId="77777777" w:rsidR="00381F27" w:rsidRDefault="00381F27" w:rsidP="00381F27">
      <w:pPr>
        <w:spacing w:after="0" w:line="240" w:lineRule="auto"/>
        <w:rPr>
          <w:b/>
          <w:bCs/>
          <w:noProof/>
          <w:sz w:val="22"/>
          <w:szCs w:val="22"/>
        </w:rPr>
      </w:pPr>
    </w:p>
    <w:p w14:paraId="62CA3EF7" w14:textId="77777777" w:rsidR="00381F27" w:rsidRDefault="00381F27" w:rsidP="00381F27">
      <w:pPr>
        <w:spacing w:after="0" w:line="240" w:lineRule="auto"/>
        <w:rPr>
          <w:b/>
          <w:bCs/>
          <w:noProof/>
          <w:sz w:val="22"/>
          <w:szCs w:val="22"/>
        </w:rPr>
      </w:pPr>
    </w:p>
    <w:p w14:paraId="03DE7F4C" w14:textId="77777777" w:rsidR="00381F27" w:rsidRDefault="00381F27" w:rsidP="00381F27">
      <w:pPr>
        <w:spacing w:after="0" w:line="240" w:lineRule="auto"/>
      </w:pPr>
    </w:p>
    <w:p w14:paraId="09C639DD" w14:textId="77777777" w:rsidR="00381F27" w:rsidRDefault="00381F27" w:rsidP="00381F27">
      <w:pPr>
        <w:pStyle w:val="NormalWeb"/>
        <w:spacing w:before="0" w:beforeAutospacing="0" w:after="0" w:afterAutospacing="0"/>
      </w:pPr>
      <w:r w:rsidRPr="00286C35">
        <w:rPr>
          <w:b/>
          <w:bCs/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7F559753" wp14:editId="119B50D4">
            <wp:simplePos x="0" y="0"/>
            <wp:positionH relativeFrom="margin">
              <wp:align>left</wp:align>
            </wp:positionH>
            <wp:positionV relativeFrom="paragraph">
              <wp:posOffset>57150</wp:posOffset>
            </wp:positionV>
            <wp:extent cx="1238819" cy="1228725"/>
            <wp:effectExtent l="0" t="0" r="0" b="0"/>
            <wp:wrapTight wrapText="bothSides">
              <wp:wrapPolygon edited="0">
                <wp:start x="0" y="0"/>
                <wp:lineTo x="0" y="21098"/>
                <wp:lineTo x="21268" y="21098"/>
                <wp:lineTo x="21268" y="0"/>
                <wp:lineTo x="0" y="0"/>
              </wp:wrapPolygon>
            </wp:wrapTight>
            <wp:docPr id="86509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819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A6900E" w14:textId="77777777" w:rsidR="00381F27" w:rsidRDefault="00381F27" w:rsidP="00381F27">
      <w:pPr>
        <w:pStyle w:val="NormalWeb"/>
        <w:spacing w:before="0" w:beforeAutospacing="0" w:after="0" w:afterAutospacing="0"/>
      </w:pPr>
      <w:r w:rsidRPr="00F8467C">
        <w:rPr>
          <w:b/>
          <w:bCs/>
          <w:i/>
          <w:iCs/>
        </w:rPr>
        <w:t>Storm Light on the Meadow</w:t>
      </w:r>
      <w:r>
        <w:t xml:space="preserve"> – 20x20</w:t>
      </w:r>
    </w:p>
    <w:p w14:paraId="42AA9D6C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26660E8E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34491AA7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739053EE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02F0B472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67472AF1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30473BDE" w14:textId="77777777" w:rsidR="00381F27" w:rsidRPr="00C42F2C" w:rsidRDefault="00381F27" w:rsidP="00381F27">
      <w:pPr>
        <w:pStyle w:val="NormalWeb"/>
        <w:spacing w:before="0" w:beforeAutospacing="0" w:after="0" w:afterAutospacing="0"/>
      </w:pPr>
    </w:p>
    <w:p w14:paraId="37D075BC" w14:textId="77777777" w:rsidR="00381F27" w:rsidRDefault="00381F27" w:rsidP="00381F27">
      <w:pPr>
        <w:spacing w:after="0"/>
        <w:rPr>
          <w:rFonts w:ascii="Aptos Display" w:hAnsi="Aptos Display" w:cs="Biome"/>
          <w:sz w:val="24"/>
          <w:szCs w:val="24"/>
        </w:rPr>
      </w:pPr>
      <w:r w:rsidRPr="00F8467C">
        <w:rPr>
          <w:rFonts w:ascii="Aptos Display" w:hAnsi="Aptos Display" w:cs="Biome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92032" behindDoc="1" locked="0" layoutInCell="1" allowOverlap="1" wp14:anchorId="0E788A4B" wp14:editId="415E1857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467485" cy="1038225"/>
            <wp:effectExtent l="0" t="0" r="0" b="9525"/>
            <wp:wrapTight wrapText="bothSides">
              <wp:wrapPolygon edited="0">
                <wp:start x="0" y="0"/>
                <wp:lineTo x="0" y="21402"/>
                <wp:lineTo x="21310" y="21402"/>
                <wp:lineTo x="21310" y="0"/>
                <wp:lineTo x="0" y="0"/>
              </wp:wrapPolygon>
            </wp:wrapTight>
            <wp:docPr id="1924737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8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467C">
        <w:rPr>
          <w:rFonts w:ascii="Aptos Display" w:hAnsi="Aptos Display" w:cs="Biome"/>
          <w:b/>
          <w:bCs/>
          <w:i/>
          <w:iCs/>
          <w:sz w:val="24"/>
          <w:szCs w:val="24"/>
        </w:rPr>
        <w:t xml:space="preserve">Into the </w:t>
      </w:r>
      <w:proofErr w:type="gramStart"/>
      <w:r w:rsidRPr="00F8467C">
        <w:rPr>
          <w:rFonts w:ascii="Aptos Display" w:hAnsi="Aptos Display" w:cs="Biome"/>
          <w:b/>
          <w:bCs/>
          <w:i/>
          <w:iCs/>
          <w:sz w:val="24"/>
          <w:szCs w:val="24"/>
        </w:rPr>
        <w:t>Quiet</w:t>
      </w:r>
      <w:proofErr w:type="gramEnd"/>
      <w:r w:rsidRPr="00F8467C">
        <w:rPr>
          <w:rFonts w:ascii="Aptos Display" w:hAnsi="Aptos Display" w:cs="Biome"/>
          <w:b/>
          <w:bCs/>
          <w:i/>
          <w:iCs/>
          <w:sz w:val="24"/>
          <w:szCs w:val="24"/>
        </w:rPr>
        <w:t xml:space="preserve"> </w:t>
      </w:r>
      <w:proofErr w:type="gramStart"/>
      <w:r w:rsidRPr="00F8467C">
        <w:rPr>
          <w:rFonts w:ascii="Aptos Display" w:hAnsi="Aptos Display" w:cs="Biome"/>
          <w:b/>
          <w:bCs/>
          <w:i/>
          <w:iCs/>
          <w:sz w:val="24"/>
          <w:szCs w:val="24"/>
        </w:rPr>
        <w:t>Light</w:t>
      </w:r>
      <w:r w:rsidRPr="00D34111">
        <w:rPr>
          <w:rFonts w:ascii="Aptos Display" w:hAnsi="Aptos Display" w:cs="Biome"/>
          <w:sz w:val="24"/>
          <w:szCs w:val="24"/>
        </w:rPr>
        <w:t xml:space="preserve">  </w:t>
      </w:r>
      <w:r>
        <w:rPr>
          <w:rFonts w:ascii="Aptos Display" w:hAnsi="Aptos Display" w:cs="Biome"/>
          <w:sz w:val="24"/>
          <w:szCs w:val="24"/>
        </w:rPr>
        <w:t>18</w:t>
      </w:r>
      <w:proofErr w:type="gramEnd"/>
      <w:r>
        <w:rPr>
          <w:rFonts w:ascii="Aptos Display" w:hAnsi="Aptos Display" w:cs="Biome"/>
          <w:sz w:val="24"/>
          <w:szCs w:val="24"/>
        </w:rPr>
        <w:t xml:space="preserve">x24 </w:t>
      </w:r>
    </w:p>
    <w:p w14:paraId="405156C4" w14:textId="77777777" w:rsidR="00381F27" w:rsidRDefault="00381F27" w:rsidP="00381F27">
      <w:pPr>
        <w:spacing w:after="0"/>
        <w:rPr>
          <w:rFonts w:ascii="Aptos Display" w:hAnsi="Aptos Display" w:cs="Biome"/>
          <w:sz w:val="22"/>
          <w:szCs w:val="22"/>
        </w:rPr>
      </w:pPr>
    </w:p>
    <w:p w14:paraId="1389D26B" w14:textId="77777777" w:rsidR="00381F27" w:rsidRDefault="00381F27" w:rsidP="00381F27">
      <w:pPr>
        <w:spacing w:after="0"/>
        <w:rPr>
          <w:rFonts w:ascii="Aptos Display" w:hAnsi="Aptos Display" w:cs="Biome"/>
          <w:sz w:val="22"/>
          <w:szCs w:val="22"/>
        </w:rPr>
      </w:pPr>
    </w:p>
    <w:p w14:paraId="0B7A6CC8" w14:textId="77777777" w:rsidR="00381F27" w:rsidRDefault="00381F27" w:rsidP="00381F27">
      <w:pPr>
        <w:spacing w:after="0"/>
        <w:rPr>
          <w:rFonts w:ascii="Aptos Display" w:hAnsi="Aptos Display" w:cs="Biome"/>
          <w:sz w:val="22"/>
          <w:szCs w:val="22"/>
        </w:rPr>
      </w:pPr>
    </w:p>
    <w:p w14:paraId="72ABE462" w14:textId="77777777" w:rsidR="00381F27" w:rsidRDefault="00381F27" w:rsidP="00381F27">
      <w:pPr>
        <w:spacing w:after="0"/>
        <w:rPr>
          <w:rFonts w:ascii="Aptos Display" w:hAnsi="Aptos Display" w:cs="Biome"/>
          <w:sz w:val="22"/>
          <w:szCs w:val="22"/>
        </w:rPr>
      </w:pPr>
    </w:p>
    <w:p w14:paraId="4765787D" w14:textId="77777777" w:rsidR="00381F27" w:rsidRPr="00D34111" w:rsidRDefault="00381F27" w:rsidP="00381F27">
      <w:pPr>
        <w:spacing w:after="0"/>
        <w:rPr>
          <w:rFonts w:ascii="Aptos Display" w:hAnsi="Aptos Display" w:cs="Biome"/>
          <w:sz w:val="22"/>
          <w:szCs w:val="22"/>
        </w:rPr>
      </w:pPr>
    </w:p>
    <w:p w14:paraId="1ACC3B0A" w14:textId="77777777" w:rsidR="00381F27" w:rsidRDefault="00381F27" w:rsidP="00381F27">
      <w:pPr>
        <w:spacing w:after="0"/>
        <w:rPr>
          <w:rFonts w:ascii="Aptos Display" w:hAnsi="Aptos Display" w:cs="Biome"/>
          <w:sz w:val="24"/>
          <w:szCs w:val="24"/>
        </w:rPr>
      </w:pPr>
      <w:r w:rsidRPr="00F8467C">
        <w:rPr>
          <w:rFonts w:ascii="Aptos Display" w:hAnsi="Aptos Display" w:cs="Biome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99200" behindDoc="1" locked="0" layoutInCell="1" allowOverlap="1" wp14:anchorId="51D8AB2E" wp14:editId="002BDAEF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854948" cy="1143000"/>
            <wp:effectExtent l="0" t="0" r="2540" b="0"/>
            <wp:wrapTight wrapText="bothSides">
              <wp:wrapPolygon edited="0">
                <wp:start x="0" y="0"/>
                <wp:lineTo x="0" y="21240"/>
                <wp:lineTo x="21183" y="21240"/>
                <wp:lineTo x="21183" y="0"/>
                <wp:lineTo x="0" y="0"/>
              </wp:wrapPolygon>
            </wp:wrapTight>
            <wp:docPr id="738217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948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8467C">
        <w:rPr>
          <w:rFonts w:ascii="Aptos Display" w:hAnsi="Aptos Display" w:cs="Biome"/>
          <w:b/>
          <w:bCs/>
          <w:i/>
          <w:iCs/>
          <w:sz w:val="24"/>
          <w:szCs w:val="24"/>
        </w:rPr>
        <w:t>The Forest Holds Light</w:t>
      </w:r>
      <w:r>
        <w:rPr>
          <w:rFonts w:ascii="Aptos Display" w:hAnsi="Aptos Display" w:cs="Biome"/>
          <w:sz w:val="24"/>
          <w:szCs w:val="24"/>
        </w:rPr>
        <w:t xml:space="preserve"> – 18x24  </w:t>
      </w:r>
    </w:p>
    <w:p w14:paraId="62E87001" w14:textId="77777777" w:rsidR="00381F27" w:rsidRDefault="00381F27" w:rsidP="00381F27">
      <w:pPr>
        <w:spacing w:after="0"/>
        <w:rPr>
          <w:rFonts w:ascii="Aptos Display" w:hAnsi="Aptos Display" w:cs="Biome"/>
          <w:sz w:val="24"/>
          <w:szCs w:val="24"/>
        </w:rPr>
      </w:pPr>
    </w:p>
    <w:p w14:paraId="0A1DC32A" w14:textId="77777777" w:rsidR="00381F27" w:rsidRDefault="00381F27" w:rsidP="00381F27">
      <w:pPr>
        <w:spacing w:after="0"/>
        <w:rPr>
          <w:rFonts w:ascii="Aptos Display" w:hAnsi="Aptos Display" w:cs="Biome"/>
          <w:sz w:val="24"/>
          <w:szCs w:val="24"/>
        </w:rPr>
      </w:pPr>
    </w:p>
    <w:p w14:paraId="32D4CBD8" w14:textId="77777777" w:rsidR="00381F27" w:rsidRDefault="00381F27" w:rsidP="00381F27">
      <w:pPr>
        <w:spacing w:after="0"/>
        <w:rPr>
          <w:rFonts w:ascii="Aptos Display" w:hAnsi="Aptos Display" w:cs="Biome"/>
          <w:sz w:val="24"/>
          <w:szCs w:val="24"/>
        </w:rPr>
      </w:pPr>
    </w:p>
    <w:p w14:paraId="2622ECCF" w14:textId="77777777" w:rsidR="00381F27" w:rsidRDefault="00381F27" w:rsidP="00381F27">
      <w:pPr>
        <w:spacing w:after="0"/>
        <w:rPr>
          <w:rFonts w:ascii="Aptos Display" w:hAnsi="Aptos Display" w:cs="Biome"/>
          <w:sz w:val="24"/>
          <w:szCs w:val="24"/>
        </w:rPr>
      </w:pPr>
    </w:p>
    <w:p w14:paraId="593E15B2" w14:textId="77777777" w:rsidR="00381F27" w:rsidRDefault="00381F27" w:rsidP="00381F27">
      <w:pPr>
        <w:spacing w:after="0"/>
        <w:rPr>
          <w:rFonts w:ascii="Aptos Display" w:hAnsi="Aptos Display" w:cs="Biome"/>
          <w:sz w:val="22"/>
          <w:szCs w:val="22"/>
        </w:rPr>
      </w:pPr>
    </w:p>
    <w:p w14:paraId="3DD32C4D" w14:textId="77777777" w:rsidR="00381F27" w:rsidRDefault="00381F27" w:rsidP="00381F27">
      <w:pPr>
        <w:spacing w:after="0"/>
        <w:rPr>
          <w:rFonts w:ascii="Aptos Display" w:hAnsi="Aptos Display" w:cs="Biome"/>
          <w:sz w:val="22"/>
          <w:szCs w:val="22"/>
        </w:rPr>
      </w:pPr>
    </w:p>
    <w:p w14:paraId="69574942" w14:textId="77777777" w:rsidR="00381F27" w:rsidRPr="000E59AC" w:rsidRDefault="00381F27" w:rsidP="00381F27">
      <w:pPr>
        <w:spacing w:after="0"/>
        <w:rPr>
          <w:rFonts w:ascii="Aptos Display" w:hAnsi="Aptos Display" w:cs="Biome"/>
          <w:b/>
          <w:bCs/>
          <w:sz w:val="22"/>
          <w:szCs w:val="22"/>
        </w:rPr>
      </w:pPr>
      <w:r w:rsidRPr="000E59AC">
        <w:rPr>
          <w:b/>
          <w:bCs/>
          <w:noProof/>
        </w:rPr>
        <w:drawing>
          <wp:anchor distT="0" distB="0" distL="114300" distR="114300" simplePos="0" relativeHeight="251703296" behindDoc="1" locked="0" layoutInCell="1" allowOverlap="1" wp14:anchorId="6E55E1D2" wp14:editId="6FC51C8A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1396319" cy="1133475"/>
            <wp:effectExtent l="0" t="0" r="0" b="0"/>
            <wp:wrapTight wrapText="bothSides">
              <wp:wrapPolygon edited="0">
                <wp:start x="0" y="0"/>
                <wp:lineTo x="0" y="21055"/>
                <wp:lineTo x="21227" y="21055"/>
                <wp:lineTo x="21227" y="0"/>
                <wp:lineTo x="0" y="0"/>
              </wp:wrapPolygon>
            </wp:wrapTight>
            <wp:docPr id="1280418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19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E59AC">
        <w:rPr>
          <w:rFonts w:ascii="Aptos Display" w:hAnsi="Aptos Display" w:cs="Biome"/>
          <w:b/>
          <w:bCs/>
          <w:sz w:val="22"/>
          <w:szCs w:val="22"/>
        </w:rPr>
        <w:t>Where Morning Finds the Shore</w:t>
      </w:r>
      <w:r>
        <w:rPr>
          <w:rFonts w:ascii="Aptos Display" w:hAnsi="Aptos Display" w:cs="Biome"/>
          <w:b/>
          <w:bCs/>
          <w:sz w:val="22"/>
          <w:szCs w:val="22"/>
        </w:rPr>
        <w:t xml:space="preserve"> 16x20</w:t>
      </w:r>
    </w:p>
    <w:p w14:paraId="67F14D13" w14:textId="77777777" w:rsidR="00381F27" w:rsidRDefault="00381F27" w:rsidP="00381F27">
      <w:pPr>
        <w:spacing w:after="0"/>
        <w:rPr>
          <w:rFonts w:ascii="Aptos Display" w:hAnsi="Aptos Display" w:cs="Biome"/>
          <w:sz w:val="22"/>
          <w:szCs w:val="22"/>
        </w:rPr>
      </w:pPr>
    </w:p>
    <w:p w14:paraId="7EE9EC64" w14:textId="77777777" w:rsidR="00381F27" w:rsidRDefault="00381F27" w:rsidP="00381F27">
      <w:pPr>
        <w:spacing w:after="0"/>
        <w:rPr>
          <w:rFonts w:ascii="Aptos Display" w:hAnsi="Aptos Display" w:cs="Biome"/>
          <w:sz w:val="22"/>
          <w:szCs w:val="22"/>
        </w:rPr>
      </w:pPr>
    </w:p>
    <w:p w14:paraId="09018680" w14:textId="77777777" w:rsidR="00381F27" w:rsidRDefault="00381F27" w:rsidP="00381F27">
      <w:pPr>
        <w:spacing w:after="0"/>
        <w:rPr>
          <w:rFonts w:ascii="Aptos Display" w:hAnsi="Aptos Display" w:cs="Biome"/>
          <w:sz w:val="22"/>
          <w:szCs w:val="22"/>
        </w:rPr>
      </w:pPr>
    </w:p>
    <w:p w14:paraId="50169CEE" w14:textId="77777777" w:rsidR="00381F27" w:rsidRDefault="00381F27" w:rsidP="00381F27">
      <w:pPr>
        <w:spacing w:after="0"/>
        <w:rPr>
          <w:rFonts w:ascii="Aptos Display" w:hAnsi="Aptos Display" w:cs="Biome"/>
          <w:sz w:val="22"/>
          <w:szCs w:val="22"/>
        </w:rPr>
      </w:pPr>
    </w:p>
    <w:p w14:paraId="6E334C6A" w14:textId="77777777" w:rsidR="00381F27" w:rsidRDefault="00381F27" w:rsidP="00381F27">
      <w:pPr>
        <w:spacing w:after="0"/>
        <w:rPr>
          <w:rFonts w:ascii="Aptos Display" w:hAnsi="Aptos Display" w:cs="Biome"/>
          <w:sz w:val="18"/>
          <w:szCs w:val="18"/>
        </w:rPr>
      </w:pPr>
    </w:p>
    <w:p w14:paraId="4107635D" w14:textId="77777777" w:rsidR="00381F27" w:rsidRDefault="00381F27" w:rsidP="00381F27">
      <w:pPr>
        <w:spacing w:after="0"/>
        <w:rPr>
          <w:rFonts w:ascii="Aptos Display" w:hAnsi="Aptos Display" w:cs="Biome"/>
          <w:sz w:val="18"/>
          <w:szCs w:val="18"/>
        </w:rPr>
      </w:pPr>
    </w:p>
    <w:p w14:paraId="537BAD24" w14:textId="77777777" w:rsidR="00381F27" w:rsidRPr="00E944C7" w:rsidRDefault="00381F27" w:rsidP="00381F27">
      <w:pPr>
        <w:spacing w:after="0"/>
        <w:rPr>
          <w:rFonts w:ascii="Aptos Display" w:hAnsi="Aptos Display" w:cs="Biome"/>
          <w:sz w:val="14"/>
          <w:szCs w:val="14"/>
        </w:rPr>
      </w:pPr>
      <w:r w:rsidRPr="00994991">
        <w:rPr>
          <w:b/>
          <w:bCs/>
          <w:noProof/>
        </w:rPr>
        <w:drawing>
          <wp:anchor distT="0" distB="0" distL="114300" distR="114300" simplePos="0" relativeHeight="251704320" behindDoc="1" locked="0" layoutInCell="1" allowOverlap="1" wp14:anchorId="27F71745" wp14:editId="4D4470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85486" cy="1152525"/>
            <wp:effectExtent l="0" t="0" r="635" b="0"/>
            <wp:wrapTight wrapText="bothSides">
              <wp:wrapPolygon edited="0">
                <wp:start x="0" y="0"/>
                <wp:lineTo x="0" y="21064"/>
                <wp:lineTo x="21233" y="21064"/>
                <wp:lineTo x="21233" y="0"/>
                <wp:lineTo x="0" y="0"/>
              </wp:wrapPolygon>
            </wp:wrapTight>
            <wp:docPr id="1244048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486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94991">
        <w:rPr>
          <w:rFonts w:ascii="Aptos Display" w:hAnsi="Aptos Display" w:cs="Biome"/>
          <w:b/>
          <w:bCs/>
          <w:sz w:val="24"/>
          <w:szCs w:val="24"/>
        </w:rPr>
        <w:t xml:space="preserve">Kindling </w:t>
      </w:r>
      <w:proofErr w:type="gramStart"/>
      <w:r w:rsidRPr="00994991">
        <w:rPr>
          <w:rFonts w:ascii="Aptos Display" w:hAnsi="Aptos Display" w:cs="Biome"/>
          <w:b/>
          <w:bCs/>
          <w:sz w:val="24"/>
          <w:szCs w:val="24"/>
        </w:rPr>
        <w:t>Ligh</w:t>
      </w:r>
      <w:r w:rsidRPr="00994991">
        <w:rPr>
          <w:rFonts w:ascii="Aptos Display" w:hAnsi="Aptos Display" w:cs="Biome"/>
          <w:sz w:val="24"/>
          <w:szCs w:val="24"/>
        </w:rPr>
        <w:t>t</w:t>
      </w:r>
      <w:r w:rsidRPr="00994991">
        <w:rPr>
          <w:rFonts w:ascii="Aptos Display" w:hAnsi="Aptos Display" w:cs="Biome"/>
          <w:b/>
          <w:bCs/>
          <w:sz w:val="20"/>
          <w:szCs w:val="20"/>
        </w:rPr>
        <w:t xml:space="preserve">  12</w:t>
      </w:r>
      <w:proofErr w:type="gramEnd"/>
      <w:r w:rsidRPr="00994991">
        <w:rPr>
          <w:rFonts w:ascii="Aptos Display" w:hAnsi="Aptos Display" w:cs="Biome"/>
          <w:b/>
          <w:bCs/>
          <w:sz w:val="20"/>
          <w:szCs w:val="20"/>
        </w:rPr>
        <w:t>x12</w:t>
      </w:r>
    </w:p>
    <w:p w14:paraId="17115EEE" w14:textId="77777777" w:rsidR="00381F27" w:rsidRDefault="00381F27" w:rsidP="00381F27">
      <w:pPr>
        <w:spacing w:after="0"/>
        <w:rPr>
          <w:rFonts w:ascii="Aptos Display" w:hAnsi="Aptos Display" w:cs="Biome"/>
          <w:sz w:val="18"/>
          <w:szCs w:val="18"/>
        </w:rPr>
      </w:pPr>
    </w:p>
    <w:p w14:paraId="10738A02" w14:textId="77777777" w:rsidR="00381F27" w:rsidRPr="008A4DCF" w:rsidRDefault="00381F27" w:rsidP="00381F27">
      <w:pPr>
        <w:spacing w:after="0"/>
        <w:rPr>
          <w:rFonts w:ascii="Aptos Display" w:hAnsi="Aptos Display" w:cs="Biome"/>
          <w:sz w:val="18"/>
          <w:szCs w:val="18"/>
        </w:rPr>
      </w:pPr>
    </w:p>
    <w:p w14:paraId="3B823562" w14:textId="77777777" w:rsidR="00381F27" w:rsidRDefault="00381F27" w:rsidP="00381F27">
      <w:pPr>
        <w:spacing w:after="0" w:line="240" w:lineRule="auto"/>
        <w:rPr>
          <w:rFonts w:ascii="Times New Roman" w:hAnsi="Times New Roman" w:cs="Times New Roman"/>
          <w:noProof/>
          <w:sz w:val="22"/>
          <w:szCs w:val="22"/>
        </w:rPr>
      </w:pPr>
    </w:p>
    <w:p w14:paraId="0D46D575" w14:textId="77777777" w:rsidR="00381F27" w:rsidRDefault="00381F27" w:rsidP="00381F27">
      <w:pPr>
        <w:spacing w:after="0" w:line="240" w:lineRule="auto"/>
        <w:rPr>
          <w:b/>
          <w:bCs/>
          <w:noProof/>
          <w:sz w:val="22"/>
          <w:szCs w:val="22"/>
        </w:rPr>
      </w:pPr>
      <w:r w:rsidRPr="004D0EB0">
        <w:rPr>
          <w:b/>
          <w:bCs/>
          <w:noProof/>
          <w:sz w:val="22"/>
          <w:szCs w:val="22"/>
        </w:rPr>
        <w:t xml:space="preserve"> </w:t>
      </w:r>
    </w:p>
    <w:p w14:paraId="020D3B06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5771DF8C" w14:textId="5ED5FCBF" w:rsidR="00381F27" w:rsidRDefault="00381F27" w:rsidP="00381F27">
      <w:pPr>
        <w:rPr>
          <w:b/>
          <w:bCs/>
          <w:noProof/>
          <w:sz w:val="28"/>
          <w:szCs w:val="28"/>
        </w:rPr>
      </w:pPr>
    </w:p>
    <w:p w14:paraId="4CA025C6" w14:textId="0AA0AAAE" w:rsidR="00381F27" w:rsidRDefault="00381F27" w:rsidP="00381F27">
      <w:pPr>
        <w:spacing w:after="0" w:line="240" w:lineRule="auto"/>
        <w:rPr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36EB7B1B" wp14:editId="5AE2E5B2">
            <wp:simplePos x="0" y="0"/>
            <wp:positionH relativeFrom="margin">
              <wp:posOffset>57150</wp:posOffset>
            </wp:positionH>
            <wp:positionV relativeFrom="paragraph">
              <wp:posOffset>13335</wp:posOffset>
            </wp:positionV>
            <wp:extent cx="1913890" cy="956945"/>
            <wp:effectExtent l="0" t="0" r="0" b="0"/>
            <wp:wrapTight wrapText="bothSides">
              <wp:wrapPolygon edited="0">
                <wp:start x="0" y="0"/>
                <wp:lineTo x="0" y="21070"/>
                <wp:lineTo x="21285" y="21070"/>
                <wp:lineTo x="21285" y="0"/>
                <wp:lineTo x="0" y="0"/>
              </wp:wrapPolygon>
            </wp:wrapTight>
            <wp:docPr id="1012557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9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9D35A" w14:textId="44C1748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  <w:r>
        <w:rPr>
          <w:b/>
          <w:bCs/>
          <w:noProof/>
          <w:sz w:val="24"/>
          <w:szCs w:val="24"/>
        </w:rPr>
        <w:t>Low Water Light  12x24</w:t>
      </w:r>
    </w:p>
    <w:p w14:paraId="4A7711C2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54F11E56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4125A16F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5BAEF125" w14:textId="77777777" w:rsidR="00381F27" w:rsidRDefault="00381F27" w:rsidP="00381F27">
      <w:pPr>
        <w:pStyle w:val="NormalWeb"/>
        <w:spacing w:before="0" w:beforeAutospacing="0" w:after="0" w:afterAutospacing="0"/>
      </w:pPr>
    </w:p>
    <w:p w14:paraId="6165FFC4" w14:textId="413E5086" w:rsidR="00381F27" w:rsidRDefault="00381F27" w:rsidP="00381F27">
      <w:pPr>
        <w:pStyle w:val="NormalWeb"/>
        <w:spacing w:before="0" w:beforeAutospacing="0" w:after="0" w:afterAutospacing="0"/>
      </w:pPr>
    </w:p>
    <w:p w14:paraId="47F963B9" w14:textId="0EA3EF3D" w:rsidR="00381F27" w:rsidRDefault="00381F27" w:rsidP="00381F27">
      <w:pPr>
        <w:rPr>
          <w:b/>
          <w:bCs/>
          <w:noProof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2F3BBE83" wp14:editId="210832D6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1104900" cy="1132205"/>
            <wp:effectExtent l="0" t="0" r="0" b="0"/>
            <wp:wrapTight wrapText="bothSides">
              <wp:wrapPolygon edited="0">
                <wp:start x="0" y="0"/>
                <wp:lineTo x="0" y="21079"/>
                <wp:lineTo x="21228" y="21079"/>
                <wp:lineTo x="21228" y="0"/>
                <wp:lineTo x="0" y="0"/>
              </wp:wrapPolygon>
            </wp:wrapTight>
            <wp:docPr id="211335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t>B</w:t>
      </w:r>
      <w:r w:rsidRPr="00837CA8">
        <w:rPr>
          <w:b/>
          <w:bCs/>
          <w:noProof/>
          <w:sz w:val="24"/>
          <w:szCs w:val="24"/>
        </w:rPr>
        <w:t>etween Fields</w:t>
      </w:r>
      <w:r>
        <w:rPr>
          <w:b/>
          <w:bCs/>
          <w:noProof/>
          <w:sz w:val="24"/>
          <w:szCs w:val="24"/>
        </w:rPr>
        <w:t xml:space="preserve">  18x18</w:t>
      </w:r>
    </w:p>
    <w:p w14:paraId="43812CD2" w14:textId="77777777" w:rsidR="00381F27" w:rsidRDefault="00381F27" w:rsidP="00381F27">
      <w:pPr>
        <w:rPr>
          <w:b/>
          <w:bCs/>
          <w:noProof/>
          <w:sz w:val="28"/>
          <w:szCs w:val="28"/>
        </w:rPr>
      </w:pPr>
    </w:p>
    <w:p w14:paraId="4DA14D3A" w14:textId="77777777" w:rsidR="00381F27" w:rsidRDefault="00381F27" w:rsidP="00381F27">
      <w:pPr>
        <w:rPr>
          <w:b/>
          <w:bCs/>
          <w:noProof/>
          <w:sz w:val="28"/>
          <w:szCs w:val="28"/>
        </w:rPr>
      </w:pPr>
    </w:p>
    <w:p w14:paraId="125AD4E6" w14:textId="5CB5C567" w:rsidR="00E76577" w:rsidRDefault="00E76577" w:rsidP="00381F27">
      <w:pPr>
        <w:rPr>
          <w:b/>
          <w:bCs/>
          <w:noProof/>
          <w:sz w:val="28"/>
          <w:szCs w:val="28"/>
        </w:rPr>
      </w:pPr>
      <w:r w:rsidRPr="008B501B">
        <w:rPr>
          <w:b/>
          <w:bCs/>
          <w:i/>
          <w:iCs/>
          <w:noProof/>
        </w:rPr>
        <w:drawing>
          <wp:anchor distT="0" distB="0" distL="114300" distR="114300" simplePos="0" relativeHeight="251685888" behindDoc="1" locked="0" layoutInCell="1" allowOverlap="1" wp14:anchorId="3BCD3C77" wp14:editId="1ACE196B">
            <wp:simplePos x="0" y="0"/>
            <wp:positionH relativeFrom="margin">
              <wp:align>left</wp:align>
            </wp:positionH>
            <wp:positionV relativeFrom="paragraph">
              <wp:posOffset>384810</wp:posOffset>
            </wp:positionV>
            <wp:extent cx="904875" cy="1142365"/>
            <wp:effectExtent l="0" t="0" r="9525" b="635"/>
            <wp:wrapTight wrapText="bothSides">
              <wp:wrapPolygon edited="0">
                <wp:start x="0" y="0"/>
                <wp:lineTo x="0" y="21252"/>
                <wp:lineTo x="21373" y="21252"/>
                <wp:lineTo x="21373" y="0"/>
                <wp:lineTo x="0" y="0"/>
              </wp:wrapPolygon>
            </wp:wrapTight>
            <wp:docPr id="129648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0487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C9B36" w14:textId="34D7FA9A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  <w:r w:rsidRPr="008B501B">
        <w:rPr>
          <w:b/>
          <w:bCs/>
          <w:i/>
          <w:iCs/>
          <w:noProof/>
          <w:sz w:val="22"/>
          <w:szCs w:val="22"/>
        </w:rPr>
        <w:t>Still, the Field</w:t>
      </w:r>
      <w:r>
        <w:rPr>
          <w:noProof/>
          <w:sz w:val="22"/>
          <w:szCs w:val="22"/>
        </w:rPr>
        <w:t xml:space="preserve">  24x20</w:t>
      </w:r>
    </w:p>
    <w:p w14:paraId="28FCC7D0" w14:textId="01ACA5A9" w:rsidR="00381F27" w:rsidRPr="00381F27" w:rsidRDefault="00381F27" w:rsidP="00381F27">
      <w:pPr>
        <w:rPr>
          <w:b/>
          <w:bCs/>
          <w:i/>
          <w:iCs/>
          <w:noProof/>
          <w:sz w:val="22"/>
          <w:szCs w:val="22"/>
        </w:rPr>
      </w:pPr>
      <w:r w:rsidRPr="00381F27">
        <w:rPr>
          <w:b/>
          <w:bCs/>
          <w:i/>
          <w:iCs/>
          <w:noProof/>
          <w:sz w:val="22"/>
          <w:szCs w:val="22"/>
        </w:rPr>
        <w:t>Bath County 2026   3</w:t>
      </w:r>
      <w:r w:rsidRPr="00381F27">
        <w:rPr>
          <w:b/>
          <w:bCs/>
          <w:i/>
          <w:iCs/>
          <w:noProof/>
          <w:sz w:val="22"/>
          <w:szCs w:val="22"/>
          <w:vertAlign w:val="superscript"/>
        </w:rPr>
        <w:t>rd</w:t>
      </w:r>
      <w:r w:rsidRPr="00381F27">
        <w:rPr>
          <w:b/>
          <w:bCs/>
          <w:i/>
          <w:iCs/>
          <w:noProof/>
          <w:sz w:val="22"/>
          <w:szCs w:val="22"/>
        </w:rPr>
        <w:t xml:space="preserve"> Place in Oil Category </w:t>
      </w:r>
    </w:p>
    <w:p w14:paraId="048A4637" w14:textId="77777777" w:rsidR="00381F27" w:rsidRDefault="00381F27" w:rsidP="00381F27">
      <w:pPr>
        <w:rPr>
          <w:b/>
          <w:bCs/>
          <w:noProof/>
          <w:sz w:val="28"/>
          <w:szCs w:val="28"/>
        </w:rPr>
      </w:pPr>
    </w:p>
    <w:p w14:paraId="6C3F9BA9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0282EAC7" w14:textId="77777777" w:rsidR="00381F27" w:rsidRDefault="00381F27" w:rsidP="00381F27">
      <w:pPr>
        <w:rPr>
          <w:b/>
          <w:bCs/>
          <w:noProof/>
          <w:sz w:val="28"/>
          <w:szCs w:val="28"/>
        </w:rPr>
      </w:pPr>
    </w:p>
    <w:p w14:paraId="73758E5C" w14:textId="77777777" w:rsidR="00381F27" w:rsidRPr="007D31F7" w:rsidRDefault="00381F27" w:rsidP="00381F27">
      <w:pPr>
        <w:spacing w:after="0" w:line="240" w:lineRule="auto"/>
        <w:rPr>
          <w:noProof/>
          <w:sz w:val="22"/>
          <w:szCs w:val="22"/>
        </w:rPr>
      </w:pPr>
      <w:r>
        <w:rPr>
          <w:b/>
          <w:bCs/>
          <w:i/>
          <w:iCs/>
          <w:noProof/>
          <w:sz w:val="22"/>
          <w:szCs w:val="22"/>
          <w:u w:val="single"/>
        </w:rPr>
        <w:t>Held Light</w:t>
      </w:r>
      <w:r w:rsidRPr="004F42F4">
        <w:rPr>
          <w:b/>
          <w:bCs/>
          <w:i/>
          <w:iCs/>
          <w:noProof/>
          <w:sz w:val="22"/>
          <w:szCs w:val="22"/>
          <w:u w:val="single"/>
        </w:rPr>
        <w:t xml:space="preserve"> </w:t>
      </w:r>
      <w:r>
        <w:rPr>
          <w:noProof/>
          <w:sz w:val="22"/>
          <w:szCs w:val="22"/>
        </w:rPr>
        <w:t>12x12</w:t>
      </w:r>
    </w:p>
    <w:p w14:paraId="4F881501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329AB489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740CB832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  <w:r w:rsidRPr="007D31F7">
        <w:rPr>
          <w:noProof/>
          <w:sz w:val="22"/>
          <w:szCs w:val="22"/>
        </w:rPr>
        <w:drawing>
          <wp:anchor distT="0" distB="0" distL="114300" distR="114300" simplePos="0" relativeHeight="251679744" behindDoc="1" locked="0" layoutInCell="1" allowOverlap="1" wp14:anchorId="72AC9072" wp14:editId="612E5AAD">
            <wp:simplePos x="0" y="0"/>
            <wp:positionH relativeFrom="margin">
              <wp:posOffset>95250</wp:posOffset>
            </wp:positionH>
            <wp:positionV relativeFrom="paragraph">
              <wp:posOffset>-756285</wp:posOffset>
            </wp:positionV>
            <wp:extent cx="1009015" cy="1012190"/>
            <wp:effectExtent l="0" t="0" r="635" b="0"/>
            <wp:wrapTight wrapText="bothSides">
              <wp:wrapPolygon edited="0">
                <wp:start x="0" y="0"/>
                <wp:lineTo x="0" y="21139"/>
                <wp:lineTo x="21206" y="21139"/>
                <wp:lineTo x="21206" y="0"/>
                <wp:lineTo x="0" y="0"/>
              </wp:wrapPolygon>
            </wp:wrapTight>
            <wp:docPr id="875562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09C338" w14:textId="77777777" w:rsidR="00381F27" w:rsidRDefault="00381F27" w:rsidP="00381F27">
      <w:pPr>
        <w:rPr>
          <w:b/>
          <w:bCs/>
          <w:noProof/>
          <w:sz w:val="28"/>
          <w:szCs w:val="28"/>
        </w:rPr>
      </w:pPr>
    </w:p>
    <w:p w14:paraId="6F9339E5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  <w:r w:rsidRPr="003F1D7B">
        <w:rPr>
          <w:b/>
          <w:bCs/>
          <w:i/>
          <w:iCs/>
          <w:noProof/>
        </w:rPr>
        <w:drawing>
          <wp:anchor distT="0" distB="0" distL="114300" distR="114300" simplePos="0" relativeHeight="251676672" behindDoc="1" locked="0" layoutInCell="1" allowOverlap="1" wp14:anchorId="317353F9" wp14:editId="30695305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876300" cy="1102360"/>
            <wp:effectExtent l="0" t="0" r="0" b="2540"/>
            <wp:wrapTight wrapText="bothSides">
              <wp:wrapPolygon edited="0">
                <wp:start x="0" y="0"/>
                <wp:lineTo x="0" y="21276"/>
                <wp:lineTo x="21130" y="21276"/>
                <wp:lineTo x="21130" y="0"/>
                <wp:lineTo x="0" y="0"/>
              </wp:wrapPolygon>
            </wp:wrapTight>
            <wp:docPr id="1974386970" name="Picture 1" descr="A painting of a 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02420" name="Picture 1" descr="A painting of a ri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1D7B">
        <w:rPr>
          <w:b/>
          <w:bCs/>
          <w:i/>
          <w:iCs/>
          <w:noProof/>
          <w:sz w:val="22"/>
          <w:szCs w:val="22"/>
        </w:rPr>
        <w:t>Take Me to the River</w:t>
      </w:r>
      <w:r>
        <w:rPr>
          <w:noProof/>
          <w:sz w:val="22"/>
          <w:szCs w:val="22"/>
        </w:rPr>
        <w:t xml:space="preserve"> 14x11</w:t>
      </w:r>
    </w:p>
    <w:p w14:paraId="2BC057D8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5F8A4C09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5FE446A9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2FB61105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0CF6B723" w14:textId="77777777" w:rsidR="00381F27" w:rsidRDefault="00381F27" w:rsidP="00381F27">
      <w:pPr>
        <w:spacing w:after="0" w:line="240" w:lineRule="auto"/>
        <w:rPr>
          <w:noProof/>
          <w:sz w:val="22"/>
          <w:szCs w:val="22"/>
        </w:rPr>
      </w:pPr>
    </w:p>
    <w:p w14:paraId="6FDC7FFF" w14:textId="77777777" w:rsidR="00381F27" w:rsidRDefault="00381F27" w:rsidP="00381F27">
      <w:pPr>
        <w:spacing w:after="0" w:line="240" w:lineRule="auto"/>
        <w:rPr>
          <w:b/>
          <w:bCs/>
          <w:noProof/>
        </w:rPr>
      </w:pPr>
    </w:p>
    <w:p w14:paraId="79274202" w14:textId="77777777" w:rsidR="00381F27" w:rsidRDefault="00381F27" w:rsidP="00381F27">
      <w:pPr>
        <w:spacing w:after="0" w:line="240" w:lineRule="auto"/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3A2BF4E" wp14:editId="25920108">
            <wp:simplePos x="0" y="0"/>
            <wp:positionH relativeFrom="column">
              <wp:posOffset>19050</wp:posOffset>
            </wp:positionH>
            <wp:positionV relativeFrom="paragraph">
              <wp:posOffset>123825</wp:posOffset>
            </wp:positionV>
            <wp:extent cx="1350645" cy="1095375"/>
            <wp:effectExtent l="0" t="0" r="1905" b="9525"/>
            <wp:wrapSquare wrapText="bothSides"/>
            <wp:docPr id="858723139" name="Picture 3" descr="A painting of a ri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21917" name="Picture 3" descr="A painting of a riv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5064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C47FA" w14:textId="77777777" w:rsidR="00381F27" w:rsidRDefault="00381F27" w:rsidP="00381F27">
      <w:pPr>
        <w:spacing w:after="0" w:line="240" w:lineRule="auto"/>
        <w:rPr>
          <w:ins w:id="4" w:author="kathy belcher" w:date="2024-10-21T10:18:00Z" w16du:dateUtc="2024-10-21T14:18:00Z"/>
          <w:noProof/>
        </w:rPr>
      </w:pPr>
      <w:r w:rsidRPr="00DB6B12">
        <w:rPr>
          <w:b/>
          <w:bCs/>
          <w:i/>
          <w:iCs/>
          <w:noProof/>
        </w:rPr>
        <w:t>Where the Waters Slow</w:t>
      </w:r>
      <w:r>
        <w:rPr>
          <w:b/>
          <w:bCs/>
          <w:noProof/>
        </w:rPr>
        <w:t xml:space="preserve"> </w:t>
      </w:r>
      <w:r>
        <w:rPr>
          <w:noProof/>
        </w:rPr>
        <w:t>20</w:t>
      </w:r>
      <w:r w:rsidRPr="00D07F8E">
        <w:rPr>
          <w:noProof/>
        </w:rPr>
        <w:t>x16x.5</w:t>
      </w:r>
    </w:p>
    <w:p w14:paraId="42022866" w14:textId="77777777" w:rsidR="00381F27" w:rsidRDefault="00381F27" w:rsidP="00381F27">
      <w:pPr>
        <w:spacing w:after="0" w:line="240" w:lineRule="auto"/>
        <w:rPr>
          <w:ins w:id="5" w:author="kathy belcher" w:date="2024-10-21T10:18:00Z" w16du:dateUtc="2024-10-21T14:18:00Z"/>
          <w:noProof/>
        </w:rPr>
      </w:pPr>
    </w:p>
    <w:p w14:paraId="5606F1ED" w14:textId="77777777" w:rsidR="00381F27" w:rsidRDefault="00381F27" w:rsidP="00381F27">
      <w:pPr>
        <w:spacing w:after="0" w:line="240" w:lineRule="auto"/>
        <w:rPr>
          <w:ins w:id="6" w:author="kathy belcher" w:date="2024-10-21T10:18:00Z" w16du:dateUtc="2024-10-21T14:18:00Z"/>
          <w:noProof/>
        </w:rPr>
      </w:pPr>
    </w:p>
    <w:p w14:paraId="3CB17B6D" w14:textId="77777777" w:rsidR="00E2124A" w:rsidRDefault="00E2124A"/>
    <w:p w14:paraId="5C1FBB23" w14:textId="77777777" w:rsidR="00A01580" w:rsidRDefault="00A01580"/>
    <w:p w14:paraId="69A330D6" w14:textId="3A3C53C4" w:rsidR="000C2F4C" w:rsidRDefault="00A01580">
      <w:r w:rsidRPr="00DB6B12">
        <w:rPr>
          <w:b/>
          <w:bCs/>
          <w:i/>
          <w:iCs/>
          <w:noProof/>
        </w:rPr>
        <w:drawing>
          <wp:anchor distT="0" distB="0" distL="114300" distR="114300" simplePos="0" relativeHeight="251718656" behindDoc="1" locked="0" layoutInCell="1" allowOverlap="1" wp14:anchorId="00143F1C" wp14:editId="0BC14F9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14730" cy="1038225"/>
            <wp:effectExtent l="0" t="0" r="0" b="9525"/>
            <wp:wrapTight wrapText="bothSides">
              <wp:wrapPolygon edited="0">
                <wp:start x="0" y="0"/>
                <wp:lineTo x="0" y="21402"/>
                <wp:lineTo x="21086" y="21402"/>
                <wp:lineTo x="21086" y="0"/>
                <wp:lineTo x="0" y="0"/>
              </wp:wrapPolygon>
            </wp:wrapTight>
            <wp:docPr id="15808491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73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B5B05" w:rsidRPr="00DB6B12">
        <w:rPr>
          <w:b/>
          <w:bCs/>
          <w:i/>
          <w:iCs/>
        </w:rPr>
        <w:t xml:space="preserve">Peter  </w:t>
      </w:r>
      <w:r w:rsidR="00DB5B05">
        <w:t>12</w:t>
      </w:r>
      <w:proofErr w:type="gramEnd"/>
      <w:r w:rsidR="00DB5B05">
        <w:t>x12</w:t>
      </w:r>
    </w:p>
    <w:p w14:paraId="65EEFADC" w14:textId="77777777" w:rsidR="000C2F4C" w:rsidRDefault="000C2F4C"/>
    <w:p w14:paraId="49FFC859" w14:textId="06126685" w:rsidR="000C2F4C" w:rsidRDefault="000C2F4C"/>
    <w:p w14:paraId="6C968224" w14:textId="77777777" w:rsidR="00DB5B05" w:rsidRDefault="00DB5B05"/>
    <w:p w14:paraId="08215365" w14:textId="451FDE86" w:rsidR="00DB5B05" w:rsidRDefault="00886DDB">
      <w:r>
        <w:rPr>
          <w:noProof/>
        </w:rPr>
        <w:lastRenderedPageBreak/>
        <w:drawing>
          <wp:anchor distT="0" distB="0" distL="114300" distR="114300" simplePos="0" relativeHeight="251719680" behindDoc="1" locked="0" layoutInCell="1" allowOverlap="1" wp14:anchorId="3998950E" wp14:editId="73FD1B55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1052930" cy="1389380"/>
            <wp:effectExtent l="0" t="0" r="0" b="1270"/>
            <wp:wrapTight wrapText="bothSides">
              <wp:wrapPolygon edited="0">
                <wp:start x="0" y="0"/>
                <wp:lineTo x="0" y="21324"/>
                <wp:lineTo x="21105" y="21324"/>
                <wp:lineTo x="21105" y="0"/>
                <wp:lineTo x="0" y="0"/>
              </wp:wrapPolygon>
            </wp:wrapTight>
            <wp:docPr id="20554565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93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 xml:space="preserve">Dappled  </w:t>
      </w:r>
      <w:r w:rsidR="00A66F57">
        <w:t>12</w:t>
      </w:r>
      <w:proofErr w:type="gramEnd"/>
      <w:r w:rsidR="00A66F57">
        <w:t>x9</w:t>
      </w:r>
    </w:p>
    <w:p w14:paraId="49DA9287" w14:textId="77777777" w:rsidR="00A66F57" w:rsidRDefault="00A66F57"/>
    <w:p w14:paraId="2A603572" w14:textId="77777777" w:rsidR="00A66F57" w:rsidRDefault="00A66F57"/>
    <w:p w14:paraId="391EB8B5" w14:textId="77777777" w:rsidR="00A66F57" w:rsidRDefault="00A66F57"/>
    <w:p w14:paraId="34C3DAD8" w14:textId="77777777" w:rsidR="00A66F57" w:rsidRDefault="00A66F57"/>
    <w:p w14:paraId="590D52B8" w14:textId="72E3115B" w:rsidR="00A66F57" w:rsidRDefault="001E6DB4">
      <w:r>
        <w:rPr>
          <w:noProof/>
        </w:rPr>
        <w:drawing>
          <wp:anchor distT="0" distB="0" distL="114300" distR="114300" simplePos="0" relativeHeight="251720704" behindDoc="1" locked="0" layoutInCell="1" allowOverlap="1" wp14:anchorId="5745CAB2" wp14:editId="5228C63B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644395" cy="1314450"/>
            <wp:effectExtent l="0" t="0" r="0" b="0"/>
            <wp:wrapTight wrapText="bothSides">
              <wp:wrapPolygon edited="0">
                <wp:start x="0" y="0"/>
                <wp:lineTo x="0" y="21287"/>
                <wp:lineTo x="21275" y="21287"/>
                <wp:lineTo x="21275" y="0"/>
                <wp:lineTo x="0" y="0"/>
              </wp:wrapPolygon>
            </wp:wrapTight>
            <wp:docPr id="9905210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39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0EF6">
        <w:t xml:space="preserve">No </w:t>
      </w:r>
      <w:proofErr w:type="gramStart"/>
      <w:r w:rsidR="00A00EF6">
        <w:t>Destination  16</w:t>
      </w:r>
      <w:proofErr w:type="gramEnd"/>
      <w:r w:rsidR="00A00EF6">
        <w:t>x20</w:t>
      </w:r>
    </w:p>
    <w:p w14:paraId="6BF70CAD" w14:textId="77777777" w:rsidR="00A00EF6" w:rsidRDefault="00A00EF6"/>
    <w:p w14:paraId="57D71BDA" w14:textId="77777777" w:rsidR="00A00EF6" w:rsidRDefault="00A00EF6"/>
    <w:p w14:paraId="28F7A5A2" w14:textId="77777777" w:rsidR="00A00EF6" w:rsidRDefault="00A00EF6"/>
    <w:p w14:paraId="1061361F" w14:textId="77777777" w:rsidR="00A00EF6" w:rsidRDefault="00A00EF6"/>
    <w:p w14:paraId="6D9DCF01" w14:textId="60471492" w:rsidR="00A00EF6" w:rsidRDefault="00456B16">
      <w:r>
        <w:rPr>
          <w:noProof/>
        </w:rPr>
        <w:drawing>
          <wp:anchor distT="0" distB="0" distL="114300" distR="114300" simplePos="0" relativeHeight="251721728" behindDoc="1" locked="0" layoutInCell="1" allowOverlap="1" wp14:anchorId="6D60A700" wp14:editId="48956022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1343025" cy="1094814"/>
            <wp:effectExtent l="0" t="0" r="0" b="0"/>
            <wp:wrapTight wrapText="bothSides">
              <wp:wrapPolygon edited="0">
                <wp:start x="0" y="0"/>
                <wp:lineTo x="0" y="21049"/>
                <wp:lineTo x="21140" y="21049"/>
                <wp:lineTo x="21140" y="0"/>
                <wp:lineTo x="0" y="0"/>
              </wp:wrapPolygon>
            </wp:wrapTight>
            <wp:docPr id="12888071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09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B91B80">
        <w:t>Tranquility  16</w:t>
      </w:r>
      <w:proofErr w:type="gramEnd"/>
      <w:r w:rsidR="00B91B80">
        <w:t>x20</w:t>
      </w:r>
    </w:p>
    <w:p w14:paraId="4B2D5C33" w14:textId="77777777" w:rsidR="007766F8" w:rsidRDefault="007766F8"/>
    <w:p w14:paraId="2711440F" w14:textId="77777777" w:rsidR="007766F8" w:rsidRDefault="007766F8"/>
    <w:p w14:paraId="52DEBAA5" w14:textId="77777777" w:rsidR="007766F8" w:rsidRDefault="007766F8"/>
    <w:p w14:paraId="50D846B5" w14:textId="1CFC9142" w:rsidR="007766F8" w:rsidRDefault="006448E3">
      <w:r>
        <w:rPr>
          <w:noProof/>
        </w:rPr>
        <w:drawing>
          <wp:anchor distT="0" distB="0" distL="114300" distR="114300" simplePos="0" relativeHeight="251722752" behindDoc="1" locked="0" layoutInCell="1" allowOverlap="1" wp14:anchorId="7622BDF4" wp14:editId="7409C31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1552575" cy="1219339"/>
            <wp:effectExtent l="0" t="0" r="0" b="0"/>
            <wp:wrapTight wrapText="bothSides">
              <wp:wrapPolygon edited="0">
                <wp:start x="0" y="0"/>
                <wp:lineTo x="0" y="21263"/>
                <wp:lineTo x="21202" y="21263"/>
                <wp:lineTo x="21202" y="0"/>
                <wp:lineTo x="0" y="0"/>
              </wp:wrapPolygon>
            </wp:wrapTight>
            <wp:docPr id="20097462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219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65201">
        <w:t xml:space="preserve">The Hills Are </w:t>
      </w:r>
      <w:proofErr w:type="gramStart"/>
      <w:r w:rsidR="00665201">
        <w:t>Alive  16</w:t>
      </w:r>
      <w:proofErr w:type="gramEnd"/>
      <w:r w:rsidR="00665201">
        <w:t>x20</w:t>
      </w:r>
    </w:p>
    <w:sectPr w:rsidR="007766F8" w:rsidSect="002B4A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thy belcher">
    <w15:presenceInfo w15:providerId="Windows Live" w15:userId="3e8e8f03514670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27"/>
    <w:rsid w:val="00017297"/>
    <w:rsid w:val="000A58C3"/>
    <w:rsid w:val="000C2F4C"/>
    <w:rsid w:val="00112921"/>
    <w:rsid w:val="00151CE9"/>
    <w:rsid w:val="00155C02"/>
    <w:rsid w:val="001E6DB4"/>
    <w:rsid w:val="00220266"/>
    <w:rsid w:val="00232225"/>
    <w:rsid w:val="002B4AED"/>
    <w:rsid w:val="00381F27"/>
    <w:rsid w:val="003E6C5E"/>
    <w:rsid w:val="00456B16"/>
    <w:rsid w:val="00541D21"/>
    <w:rsid w:val="00587C98"/>
    <w:rsid w:val="005C5C4E"/>
    <w:rsid w:val="0063773D"/>
    <w:rsid w:val="006448E3"/>
    <w:rsid w:val="00665201"/>
    <w:rsid w:val="006A7354"/>
    <w:rsid w:val="00722B47"/>
    <w:rsid w:val="00771175"/>
    <w:rsid w:val="007766F8"/>
    <w:rsid w:val="007C6D5C"/>
    <w:rsid w:val="00886DDB"/>
    <w:rsid w:val="008A64C9"/>
    <w:rsid w:val="008D3A81"/>
    <w:rsid w:val="00A00EF6"/>
    <w:rsid w:val="00A01580"/>
    <w:rsid w:val="00A3302C"/>
    <w:rsid w:val="00A66F57"/>
    <w:rsid w:val="00AB0BBC"/>
    <w:rsid w:val="00B91B80"/>
    <w:rsid w:val="00BA1EAF"/>
    <w:rsid w:val="00C357BB"/>
    <w:rsid w:val="00CA7DD8"/>
    <w:rsid w:val="00D21332"/>
    <w:rsid w:val="00D824C1"/>
    <w:rsid w:val="00DB5B05"/>
    <w:rsid w:val="00DB6B12"/>
    <w:rsid w:val="00E00DB8"/>
    <w:rsid w:val="00E05B66"/>
    <w:rsid w:val="00E2124A"/>
    <w:rsid w:val="00E31937"/>
    <w:rsid w:val="00E47218"/>
    <w:rsid w:val="00E6233C"/>
    <w:rsid w:val="00E76577"/>
    <w:rsid w:val="00E76D54"/>
    <w:rsid w:val="00E86C14"/>
    <w:rsid w:val="00ED31A5"/>
    <w:rsid w:val="00EE3E19"/>
    <w:rsid w:val="00F22B5D"/>
    <w:rsid w:val="00F71596"/>
    <w:rsid w:val="00F8467C"/>
    <w:rsid w:val="00FB1592"/>
    <w:rsid w:val="00FC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65DB"/>
  <w15:chartTrackingRefBased/>
  <w15:docId w15:val="{53A43408-CE1F-4C3E-928C-DF1B55F0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F27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F2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F2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F2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F2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F2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F2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F2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F2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F2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F2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F2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F2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F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81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fontTable" Target="fontTable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microsoft.com/office/2011/relationships/people" Target="peop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belcher</dc:creator>
  <cp:keywords/>
  <dc:description/>
  <cp:lastModifiedBy>kathy belcher</cp:lastModifiedBy>
  <cp:revision>52</cp:revision>
  <cp:lastPrinted>2026-10-16T17:03:00Z</cp:lastPrinted>
  <dcterms:created xsi:type="dcterms:W3CDTF">2026-10-16T16:53:00Z</dcterms:created>
  <dcterms:modified xsi:type="dcterms:W3CDTF">2026-10-17T15:02:00Z</dcterms:modified>
</cp:coreProperties>
</file>